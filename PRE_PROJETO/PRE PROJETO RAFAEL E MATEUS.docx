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132E0B" w14:paraId="36328D98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ECD76" w14:textId="77777777" w:rsidR="00132E0B" w:rsidRDefault="00132E0B">
            <w:pPr>
              <w:snapToGrid w:val="0"/>
              <w:rPr>
                <w:rFonts w:ascii="Arial" w:hAnsi="Arial" w:cs="Arial"/>
              </w:rPr>
            </w:pPr>
          </w:p>
          <w:p w14:paraId="686CEFA5" w14:textId="77777777" w:rsidR="00132E0B" w:rsidRDefault="00DC0EA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PRÉ-PROJETO 202</w:t>
            </w:r>
            <w:r>
              <w:rPr>
                <w:rFonts w:ascii="Arial" w:hAnsi="Arial" w:cs="Arial"/>
                <w:b/>
                <w:bCs/>
                <w:lang w:val="pt-PT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4C6ED556" w14:textId="77777777" w:rsidR="00132E0B" w:rsidRDefault="00132E0B">
      <w:pPr>
        <w:ind w:firstLine="426"/>
        <w:rPr>
          <w:rFonts w:ascii="Arial" w:hAnsi="Arial" w:cs="Arial"/>
        </w:rPr>
      </w:pP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132E0B" w14:paraId="08B7C68B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B2B45" w14:textId="77777777" w:rsidR="00132E0B" w:rsidRDefault="00DC0EA1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NOME:              Rafael Henrique Fagundes                                Nº23</w:t>
            </w:r>
          </w:p>
        </w:tc>
      </w:tr>
      <w:tr w:rsidR="00132E0B" w14:paraId="305B5DB3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8791F" w14:textId="77777777" w:rsidR="00132E0B" w:rsidRDefault="00DC0EA1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NOME:                   </w:t>
            </w:r>
            <w:proofErr w:type="spellStart"/>
            <w:r>
              <w:rPr>
                <w:rFonts w:ascii="Arial" w:hAnsi="Arial" w:cs="Arial"/>
              </w:rPr>
              <w:t>mateus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kliemann</w:t>
            </w:r>
            <w:proofErr w:type="spellEnd"/>
            <w:r>
              <w:rPr>
                <w:rFonts w:ascii="Arial" w:hAnsi="Arial" w:cs="Arial"/>
              </w:rPr>
              <w:t xml:space="preserve">                                          Nº21</w:t>
            </w:r>
          </w:p>
        </w:tc>
      </w:tr>
      <w:tr w:rsidR="00132E0B" w14:paraId="278239FB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661C9" w14:textId="77777777" w:rsidR="00132E0B" w:rsidRDefault="00DC0EA1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TELEFONE (S) (45)99902 – 9734 </w:t>
            </w:r>
            <w:proofErr w:type="gramStart"/>
            <w:r>
              <w:rPr>
                <w:rFonts w:ascii="Arial" w:hAnsi="Arial" w:cs="Arial"/>
              </w:rPr>
              <w:t xml:space="preserve">   (</w:t>
            </w:r>
            <w:proofErr w:type="gramEnd"/>
            <w:r>
              <w:rPr>
                <w:rFonts w:ascii="Arial" w:hAnsi="Arial" w:cs="Arial"/>
              </w:rPr>
              <w:t>45) 99852-4457</w:t>
            </w:r>
          </w:p>
        </w:tc>
      </w:tr>
      <w:tr w:rsidR="00132E0B" w14:paraId="29190299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7237B" w14:textId="77777777" w:rsidR="00132E0B" w:rsidRDefault="00DC0EA1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E-MAIL </w:t>
            </w:r>
            <w:r>
              <w:rPr>
                <w:rFonts w:ascii="Arial" w:hAnsi="Arial" w:cs="Arial"/>
              </w:rPr>
              <w:t>rafael.hellstrom@escola.pr.gov.br</w:t>
            </w:r>
          </w:p>
        </w:tc>
      </w:tr>
      <w:tr w:rsidR="00132E0B" w14:paraId="7B5C1099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5640D" w14:textId="77777777" w:rsidR="00132E0B" w:rsidRDefault="00DC0EA1">
            <w:pPr>
              <w:spacing w:before="120" w:after="120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 xml:space="preserve">CURSO  </w:t>
            </w:r>
            <w:proofErr w:type="spellStart"/>
            <w:r>
              <w:rPr>
                <w:rFonts w:ascii="Arial" w:hAnsi="Arial" w:cs="Arial"/>
              </w:rPr>
              <w:t>desinvolvimento</w:t>
            </w:r>
            <w:proofErr w:type="spellEnd"/>
            <w:proofErr w:type="gramEnd"/>
            <w:r>
              <w:rPr>
                <w:rFonts w:ascii="Arial" w:hAnsi="Arial" w:cs="Arial"/>
              </w:rPr>
              <w:t xml:space="preserve"> de sistemas</w:t>
            </w:r>
          </w:p>
        </w:tc>
      </w:tr>
      <w:tr w:rsidR="00132E0B" w14:paraId="100E534E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5C189" w14:textId="77777777" w:rsidR="00132E0B" w:rsidRDefault="00DC0EA1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TURMA: 3​ ano</w:t>
            </w:r>
          </w:p>
        </w:tc>
      </w:tr>
    </w:tbl>
    <w:p w14:paraId="109E8319" w14:textId="77777777" w:rsidR="00132E0B" w:rsidRDefault="00132E0B">
      <w:pPr>
        <w:rPr>
          <w:rFonts w:ascii="Arial" w:hAnsi="Arial" w:cs="Arial"/>
          <w:b/>
        </w:rPr>
      </w:pPr>
    </w:p>
    <w:p w14:paraId="2C180C8E" w14:textId="77777777" w:rsidR="00132E0B" w:rsidRDefault="00DC0EA1">
      <w:pPr>
        <w:rPr>
          <w:rFonts w:ascii="Arial" w:hAnsi="Arial" w:cs="Arial"/>
        </w:rPr>
      </w:pPr>
      <w:proofErr w:type="gramStart"/>
      <w:r>
        <w:rPr>
          <w:rFonts w:ascii="Arial" w:hAnsi="Arial" w:cs="Arial"/>
          <w:b/>
        </w:rPr>
        <w:t>ALUNO(</w:t>
      </w:r>
      <w:proofErr w:type="gramEnd"/>
      <w:r>
        <w:rPr>
          <w:rFonts w:ascii="Arial" w:hAnsi="Arial" w:cs="Arial"/>
          <w:b/>
        </w:rPr>
        <w:t>s) É OBRIGATÓRIO EM ANEXO AO PRÉ-PROJETO, NO MÍNIMO UMA TELA DE INTERFACE (TELA PRINCIPAL) JUNTO AO PROJETO.</w:t>
      </w:r>
    </w:p>
    <w:p w14:paraId="31A67F73" w14:textId="77777777" w:rsidR="00132E0B" w:rsidRDefault="00DC0EA1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anchor distT="0" distB="0" distL="0" distR="0" simplePos="0" relativeHeight="21" behindDoc="0" locked="0" layoutInCell="1" allowOverlap="1" wp14:anchorId="007E51F5" wp14:editId="091AD04A">
            <wp:simplePos x="0" y="0"/>
            <wp:positionH relativeFrom="column">
              <wp:posOffset>-43180</wp:posOffset>
            </wp:positionH>
            <wp:positionV relativeFrom="paragraph">
              <wp:posOffset>-50165</wp:posOffset>
            </wp:positionV>
            <wp:extent cx="5760085" cy="3239770"/>
            <wp:effectExtent l="0" t="0" r="0" b="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42CC7" w14:textId="77777777" w:rsidR="00132E0B" w:rsidRDefault="00132E0B">
      <w:pPr>
        <w:rPr>
          <w:rFonts w:ascii="Arial" w:hAnsi="Arial" w:cs="Arial"/>
          <w:b/>
        </w:rPr>
      </w:pPr>
    </w:p>
    <w:p w14:paraId="12E6AB82" w14:textId="77777777" w:rsidR="00132E0B" w:rsidRDefault="00132E0B">
      <w:pPr>
        <w:rPr>
          <w:rFonts w:ascii="Arial" w:hAnsi="Arial" w:cs="Arial"/>
          <w:b/>
        </w:rPr>
      </w:pPr>
    </w:p>
    <w:p w14:paraId="364E4C34" w14:textId="77777777" w:rsidR="00132E0B" w:rsidRDefault="00132E0B">
      <w:pPr>
        <w:rPr>
          <w:rFonts w:ascii="Arial" w:hAnsi="Arial" w:cs="Arial"/>
          <w:b/>
        </w:rPr>
      </w:pPr>
    </w:p>
    <w:p w14:paraId="74CE46A5" w14:textId="77777777" w:rsidR="00132E0B" w:rsidRDefault="00132E0B">
      <w:pPr>
        <w:rPr>
          <w:rFonts w:ascii="Arial" w:hAnsi="Arial" w:cs="Arial"/>
          <w:b/>
        </w:rPr>
      </w:pPr>
    </w:p>
    <w:p w14:paraId="28792D64" w14:textId="77777777" w:rsidR="00132E0B" w:rsidRDefault="00DC0EA1">
      <w:pPr>
        <w:rPr>
          <w:rFonts w:ascii="Arial" w:hAnsi="Arial" w:cs="Arial"/>
          <w:b/>
        </w:rPr>
      </w:pPr>
      <w:r>
        <w:rPr>
          <w:rFonts w:ascii="Arial" w:hAnsi="Arial" w:cs="Arial"/>
        </w:rPr>
        <w:lastRenderedPageBreak/>
        <w:t>TITULO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132E0B" w14:paraId="63773724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F1C23" w14:textId="77777777" w:rsidR="00132E0B" w:rsidRDefault="00DC0EA1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 do projeto:</w:t>
            </w:r>
          </w:p>
        </w:tc>
      </w:tr>
    </w:tbl>
    <w:p w14:paraId="6F8B4468" w14:textId="77777777" w:rsidR="00132E0B" w:rsidRDefault="00132E0B">
      <w:pPr>
        <w:rPr>
          <w:rFonts w:ascii="Arial" w:hAnsi="Arial" w:cs="Arial"/>
        </w:rPr>
      </w:pPr>
    </w:p>
    <w:p w14:paraId="4CCC2BF0" w14:textId="77777777" w:rsidR="00132E0B" w:rsidRDefault="00DC0EA1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INTRODUÇÃO                                                      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132E0B" w14:paraId="57979151" w14:textId="77777777">
        <w:trPr>
          <w:trHeight w:val="1221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E6E3A" w14:textId="77777777" w:rsidR="00132E0B" w:rsidRDefault="00DC0EA1" w:rsidP="0069313C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69313C">
              <w:rPr>
                <w:rFonts w:ascii="Arial" w:hAnsi="Arial" w:cs="Arial"/>
              </w:rPr>
              <w:t>Bem-vindo ao nosso site de agendamento para cabelo, onde a beleza se encontra com a conveniência. Oferecemos uma experiência única, permitindo que você agende serviços capilares personalizad</w:t>
            </w:r>
            <w:r w:rsidRPr="0069313C">
              <w:rPr>
                <w:rFonts w:ascii="Arial" w:hAnsi="Arial" w:cs="Arial"/>
              </w:rPr>
              <w:t xml:space="preserve">os de forma fácil. Nossa plataforma intuitiva conecta você a profissionais talentosos, prontos para proporcionar cortes modernos, colorações vibrantes e tratamentos </w:t>
            </w:r>
            <w:proofErr w:type="spellStart"/>
            <w:r w:rsidRPr="0069313C">
              <w:rPr>
                <w:rFonts w:ascii="Arial" w:hAnsi="Arial" w:cs="Arial"/>
              </w:rPr>
              <w:t>revitalizantes</w:t>
            </w:r>
            <w:proofErr w:type="spellEnd"/>
            <w:r w:rsidRPr="0069313C">
              <w:rPr>
                <w:rFonts w:ascii="Arial" w:hAnsi="Arial" w:cs="Arial"/>
              </w:rPr>
              <w:t>. Descubra a praticidade de cuidar dos seus cabelos com apenas alguns cliques</w:t>
            </w:r>
            <w:r w:rsidRPr="0069313C">
              <w:rPr>
                <w:rFonts w:ascii="Arial" w:hAnsi="Arial" w:cs="Arial"/>
              </w:rPr>
              <w:t xml:space="preserve">. Agende agora e deixe-nos realçar sua beleza natural, elevando sua confiança. Estamos aqui para tornar seu próximo compromisso de beleza uma experiência agradável e </w:t>
            </w:r>
            <w:commentRangeStart w:id="0"/>
            <w:r w:rsidRPr="0069313C">
              <w:rPr>
                <w:rFonts w:ascii="Arial" w:hAnsi="Arial" w:cs="Arial"/>
              </w:rPr>
              <w:t>eficiente</w:t>
            </w:r>
            <w:commentRangeEnd w:id="0"/>
            <w:r w:rsidR="0069313C">
              <w:rPr>
                <w:rStyle w:val="Refdecomentrio"/>
              </w:rPr>
              <w:commentReference w:id="0"/>
            </w:r>
            <w:r w:rsidRPr="0069313C">
              <w:rPr>
                <w:rFonts w:ascii="Arial" w:hAnsi="Arial" w:cs="Arial"/>
              </w:rPr>
              <w:t>.</w:t>
            </w:r>
          </w:p>
        </w:tc>
      </w:tr>
    </w:tbl>
    <w:p w14:paraId="6CAEBFFE" w14:textId="77777777" w:rsidR="00132E0B" w:rsidRDefault="00DC0EA1">
      <w:pPr>
        <w:rPr>
          <w:rFonts w:ascii="Arial" w:hAnsi="Arial" w:cs="Arial"/>
        </w:rPr>
      </w:pPr>
      <w:r>
        <w:rPr>
          <w:rFonts w:ascii="Arial" w:hAnsi="Arial" w:cs="Arial"/>
        </w:rPr>
        <w:t>HIPÓTESE / SOLUÇÃO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132E0B" w14:paraId="3B6979C0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85EE0" w14:textId="77777777" w:rsidR="00132E0B" w:rsidDel="0069313C" w:rsidRDefault="00132E0B">
            <w:pPr>
              <w:snapToGrid w:val="0"/>
              <w:rPr>
                <w:del w:id="1" w:author="Aparecida Ferreira" w:date="2024-03-12T18:44:00Z"/>
                <w:rFonts w:ascii="Arial" w:hAnsi="Arial" w:cs="Arial"/>
              </w:rPr>
            </w:pPr>
          </w:p>
          <w:p w14:paraId="672C648E" w14:textId="77777777" w:rsidR="00132E0B" w:rsidDel="0069313C" w:rsidRDefault="0069313C" w:rsidP="0069313C">
            <w:pPr>
              <w:spacing w:line="360" w:lineRule="auto"/>
              <w:jc w:val="both"/>
              <w:rPr>
                <w:del w:id="2" w:author="Aparecida Ferreira" w:date="2024-03-12T18:44:00Z"/>
                <w:rFonts w:ascii="Arial" w:hAnsi="Arial" w:cs="Arial"/>
              </w:rPr>
              <w:pPrChange w:id="3" w:author="Aparecida Ferreira" w:date="2024-03-12T18:44:00Z">
                <w:pPr/>
              </w:pPrChange>
            </w:pPr>
            <w:ins w:id="4" w:author="Aparecida Ferreira" w:date="2024-03-12T18:45:00Z">
              <w:r>
                <w:rPr>
                  <w:rFonts w:ascii="Arial" w:hAnsi="Arial" w:cs="Arial"/>
                </w:rPr>
                <w:t>A</w:t>
              </w:r>
            </w:ins>
            <w:del w:id="5" w:author="Aparecida Ferreira" w:date="2024-03-12T18:45:00Z">
              <w:r w:rsidR="00DC0EA1" w:rsidDel="0069313C">
                <w:rPr>
                  <w:rFonts w:ascii="Arial" w:hAnsi="Arial" w:cs="Arial"/>
                </w:rPr>
                <w:delText>H</w:delText>
              </w:r>
              <w:r w:rsidR="00DC0EA1" w:rsidDel="0069313C">
                <w:rPr>
                  <w:rFonts w:ascii="Arial" w:hAnsi="Arial" w:cs="Arial"/>
                </w:rPr>
                <w:delText>i</w:delText>
              </w:r>
              <w:r w:rsidR="00DC0EA1" w:rsidDel="0069313C">
                <w:rPr>
                  <w:rFonts w:ascii="Arial" w:hAnsi="Arial" w:cs="Arial"/>
                </w:rPr>
                <w:delText>p</w:delText>
              </w:r>
              <w:r w:rsidR="00DC0EA1" w:rsidDel="0069313C">
                <w:rPr>
                  <w:rFonts w:ascii="Arial" w:hAnsi="Arial" w:cs="Arial"/>
                </w:rPr>
                <w:delText>ó</w:delText>
              </w:r>
              <w:r w:rsidR="00DC0EA1" w:rsidDel="0069313C">
                <w:rPr>
                  <w:rFonts w:ascii="Arial" w:hAnsi="Arial" w:cs="Arial"/>
                </w:rPr>
                <w:delText>t</w:delText>
              </w:r>
              <w:r w:rsidR="00DC0EA1" w:rsidDel="0069313C">
                <w:rPr>
                  <w:rFonts w:ascii="Arial" w:hAnsi="Arial" w:cs="Arial"/>
                </w:rPr>
                <w:delText>e</w:delText>
              </w:r>
              <w:r w:rsidR="00DC0EA1" w:rsidDel="0069313C">
                <w:rPr>
                  <w:rFonts w:ascii="Arial" w:hAnsi="Arial" w:cs="Arial"/>
                </w:rPr>
                <w:delText>s</w:delText>
              </w:r>
              <w:r w:rsidR="00DC0EA1" w:rsidDel="0069313C">
                <w:rPr>
                  <w:rFonts w:ascii="Arial" w:hAnsi="Arial" w:cs="Arial"/>
                </w:rPr>
                <w:delText>e</w:delText>
              </w:r>
              <w:r w:rsidR="00DC0EA1" w:rsidDel="0069313C">
                <w:rPr>
                  <w:rFonts w:ascii="Arial" w:hAnsi="Arial" w:cs="Arial"/>
                </w:rPr>
                <w:delText>:</w:delText>
              </w:r>
            </w:del>
          </w:p>
          <w:p w14:paraId="2D1A89BB" w14:textId="77777777" w:rsidR="00132E0B" w:rsidRDefault="00DC0EA1" w:rsidP="0069313C">
            <w:pPr>
              <w:spacing w:line="360" w:lineRule="auto"/>
              <w:jc w:val="both"/>
              <w:rPr>
                <w:rFonts w:ascii="Arial" w:hAnsi="Arial" w:cs="Arial"/>
              </w:rPr>
              <w:pPrChange w:id="6" w:author="Aparecida Ferreira" w:date="2024-03-12T18:44:00Z">
                <w:pPr/>
              </w:pPrChange>
            </w:pPr>
            <w:del w:id="7" w:author="Aparecida Ferreira" w:date="2024-03-12T18:45:00Z">
              <w:r w:rsidDel="0069313C">
                <w:rPr>
                  <w:rFonts w:ascii="Arial" w:hAnsi="Arial" w:cs="Arial"/>
                </w:rPr>
                <w:delText>N</w:delText>
              </w:r>
              <w:r w:rsidDel="0069313C">
                <w:rPr>
                  <w:rFonts w:ascii="Arial" w:hAnsi="Arial" w:cs="Arial"/>
                </w:rPr>
                <w:delText>o</w:delText>
              </w:r>
              <w:r w:rsidDel="0069313C">
                <w:rPr>
                  <w:rFonts w:ascii="Arial" w:hAnsi="Arial" w:cs="Arial"/>
                </w:rPr>
                <w:delText>s</w:delText>
              </w:r>
              <w:r w:rsidDel="0069313C">
                <w:rPr>
                  <w:rFonts w:ascii="Arial" w:hAnsi="Arial" w:cs="Arial"/>
                </w:rPr>
                <w:delText>s</w:delText>
              </w:r>
              <w:r w:rsidDel="0069313C">
                <w:rPr>
                  <w:rFonts w:ascii="Arial" w:hAnsi="Arial" w:cs="Arial"/>
                </w:rPr>
                <w:delText>a</w:delText>
              </w:r>
              <w:r w:rsidDel="0069313C">
                <w:rPr>
                  <w:rFonts w:ascii="Arial" w:hAnsi="Arial" w:cs="Arial"/>
                </w:rPr>
                <w:delText xml:space="preserve"> </w:delText>
              </w:r>
              <w:r w:rsidDel="0069313C">
                <w:rPr>
                  <w:rFonts w:ascii="Arial" w:hAnsi="Arial" w:cs="Arial"/>
                </w:rPr>
                <w:delText>h</w:delText>
              </w:r>
              <w:r w:rsidDel="0069313C">
                <w:rPr>
                  <w:rFonts w:ascii="Arial" w:hAnsi="Arial" w:cs="Arial"/>
                </w:rPr>
                <w:delText>i</w:delText>
              </w:r>
              <w:r w:rsidDel="0069313C">
                <w:rPr>
                  <w:rFonts w:ascii="Arial" w:hAnsi="Arial" w:cs="Arial"/>
                </w:rPr>
                <w:delText>p</w:delText>
              </w:r>
              <w:r w:rsidDel="0069313C">
                <w:rPr>
                  <w:rFonts w:ascii="Arial" w:hAnsi="Arial" w:cs="Arial"/>
                </w:rPr>
                <w:delText>ó</w:delText>
              </w:r>
              <w:r w:rsidDel="0069313C">
                <w:rPr>
                  <w:rFonts w:ascii="Arial" w:hAnsi="Arial" w:cs="Arial"/>
                </w:rPr>
                <w:delText>t</w:delText>
              </w:r>
              <w:r w:rsidDel="0069313C">
                <w:rPr>
                  <w:rFonts w:ascii="Arial" w:hAnsi="Arial" w:cs="Arial"/>
                </w:rPr>
                <w:delText>e</w:delText>
              </w:r>
              <w:r w:rsidDel="0069313C">
                <w:rPr>
                  <w:rFonts w:ascii="Arial" w:hAnsi="Arial" w:cs="Arial"/>
                </w:rPr>
                <w:delText>s</w:delText>
              </w:r>
              <w:r w:rsidDel="0069313C">
                <w:rPr>
                  <w:rFonts w:ascii="Arial" w:hAnsi="Arial" w:cs="Arial"/>
                </w:rPr>
                <w:delText>e</w:delText>
              </w:r>
              <w:r w:rsidDel="0069313C">
                <w:rPr>
                  <w:rFonts w:ascii="Arial" w:hAnsi="Arial" w:cs="Arial"/>
                </w:rPr>
                <w:delText xml:space="preserve"> </w:delText>
              </w:r>
              <w:r w:rsidDel="0069313C">
                <w:rPr>
                  <w:rFonts w:ascii="Arial" w:hAnsi="Arial" w:cs="Arial"/>
                </w:rPr>
                <w:delText>é</w:delText>
              </w:r>
              <w:r w:rsidDel="0069313C">
                <w:rPr>
                  <w:rFonts w:ascii="Arial" w:hAnsi="Arial" w:cs="Arial"/>
                </w:rPr>
                <w:delText xml:space="preserve"> </w:delText>
              </w:r>
              <w:r w:rsidDel="0069313C">
                <w:rPr>
                  <w:rFonts w:ascii="Arial" w:hAnsi="Arial" w:cs="Arial"/>
                </w:rPr>
                <w:delText>q</w:delText>
              </w:r>
              <w:r w:rsidDel="0069313C">
                <w:rPr>
                  <w:rFonts w:ascii="Arial" w:hAnsi="Arial" w:cs="Arial"/>
                </w:rPr>
                <w:delText>u</w:delText>
              </w:r>
              <w:r w:rsidDel="0069313C">
                <w:rPr>
                  <w:rFonts w:ascii="Arial" w:hAnsi="Arial" w:cs="Arial"/>
                </w:rPr>
                <w:delText>e</w:delText>
              </w:r>
              <w:r w:rsidDel="0069313C">
                <w:rPr>
                  <w:rFonts w:ascii="Arial" w:hAnsi="Arial" w:cs="Arial"/>
                </w:rPr>
                <w:delText xml:space="preserve"> </w:delText>
              </w:r>
              <w:r w:rsidDel="0069313C">
                <w:rPr>
                  <w:rFonts w:ascii="Arial" w:hAnsi="Arial" w:cs="Arial"/>
                </w:rPr>
                <w:delText>a</w:delText>
              </w:r>
            </w:del>
            <w:r>
              <w:rPr>
                <w:rFonts w:ascii="Arial" w:hAnsi="Arial" w:cs="Arial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>falta</w:t>
            </w:r>
            <w:proofErr w:type="gramEnd"/>
            <w:r>
              <w:rPr>
                <w:rFonts w:ascii="Arial" w:hAnsi="Arial" w:cs="Arial"/>
              </w:rPr>
              <w:t xml:space="preserve"> de praticidade e pe</w:t>
            </w:r>
            <w:r>
              <w:rPr>
                <w:rFonts w:ascii="Arial" w:hAnsi="Arial" w:cs="Arial"/>
              </w:rPr>
              <w:t>rsonalização nos serviços capilares pode ser uma barreira para muitas pessoas, levando à procrastinação ou à escolha de opções menos satisfatórias. Acreditamos que ao oferecer uma plataforma de agendamento intuitiva, combinada com profissionais talentosos,</w:t>
            </w:r>
            <w:r>
              <w:rPr>
                <w:rFonts w:ascii="Arial" w:hAnsi="Arial" w:cs="Arial"/>
              </w:rPr>
              <w:t xml:space="preserve"> podemos resolver esse problema e proporcionar uma experiência de cuidado capilar mais eficiente e personalizada.</w:t>
            </w:r>
          </w:p>
          <w:p w14:paraId="6E22A538" w14:textId="77777777" w:rsidR="00132E0B" w:rsidDel="0069313C" w:rsidRDefault="00132E0B" w:rsidP="0069313C">
            <w:pPr>
              <w:spacing w:line="360" w:lineRule="auto"/>
              <w:jc w:val="both"/>
              <w:rPr>
                <w:del w:id="8" w:author="Aparecida Ferreira" w:date="2024-03-12T18:44:00Z"/>
                <w:rFonts w:ascii="Arial" w:hAnsi="Arial" w:cs="Arial"/>
              </w:rPr>
              <w:pPrChange w:id="9" w:author="Aparecida Ferreira" w:date="2024-03-12T18:45:00Z">
                <w:pPr/>
              </w:pPrChange>
            </w:pPr>
          </w:p>
          <w:p w14:paraId="422950D3" w14:textId="77777777" w:rsidR="00132E0B" w:rsidDel="0069313C" w:rsidRDefault="00DC0EA1" w:rsidP="0069313C">
            <w:pPr>
              <w:spacing w:line="360" w:lineRule="auto"/>
              <w:jc w:val="both"/>
              <w:rPr>
                <w:del w:id="10" w:author="Aparecida Ferreira" w:date="2024-03-12T18:44:00Z"/>
                <w:rFonts w:ascii="Arial" w:hAnsi="Arial" w:cs="Arial"/>
              </w:rPr>
              <w:pPrChange w:id="11" w:author="Aparecida Ferreira" w:date="2024-03-12T18:45:00Z">
                <w:pPr/>
              </w:pPrChange>
            </w:pPr>
            <w:r>
              <w:rPr>
                <w:rFonts w:ascii="Arial" w:hAnsi="Arial" w:cs="Arial"/>
              </w:rPr>
              <w:t>Solução:</w:t>
            </w:r>
            <w:ins w:id="12" w:author="Aparecida Ferreira" w:date="2024-03-12T18:44:00Z">
              <w:r w:rsidR="0069313C">
                <w:rPr>
                  <w:rFonts w:ascii="Arial" w:hAnsi="Arial" w:cs="Arial"/>
                </w:rPr>
                <w:t xml:space="preserve"> </w:t>
              </w:r>
            </w:ins>
          </w:p>
          <w:p w14:paraId="460E95AE" w14:textId="77777777" w:rsidR="00132E0B" w:rsidRDefault="00DC0EA1" w:rsidP="0069313C">
            <w:pPr>
              <w:spacing w:line="360" w:lineRule="auto"/>
              <w:jc w:val="both"/>
              <w:rPr>
                <w:rFonts w:ascii="Arial" w:hAnsi="Arial" w:cs="Arial"/>
              </w:rPr>
              <w:pPrChange w:id="13" w:author="Aparecida Ferreira" w:date="2024-03-12T18:45:00Z">
                <w:pPr/>
              </w:pPrChange>
            </w:pPr>
            <w:r>
              <w:rPr>
                <w:rFonts w:ascii="Arial" w:hAnsi="Arial" w:cs="Arial"/>
              </w:rPr>
              <w:t>Para abordar essa questão, desenvolvemos um site de agendamento para cabelo que simplifica o processo de marcação de serviços capila</w:t>
            </w:r>
            <w:r>
              <w:rPr>
                <w:rFonts w:ascii="Arial" w:hAnsi="Arial" w:cs="Arial"/>
              </w:rPr>
              <w:t>res. Nossa solução oferece uma interface amigável, permitindo que os usuários escolham entre uma variedade de serviços personalizados, agendem horários convenientes e se conectem diretamente a profissionais qualificados. Ao reunir praticidade e excelência,</w:t>
            </w:r>
            <w:r>
              <w:rPr>
                <w:rFonts w:ascii="Arial" w:hAnsi="Arial" w:cs="Arial"/>
              </w:rPr>
              <w:t xml:space="preserve"> buscamos facilitar a vida dos clientes e proporcionar uma experiência de beleza que atenda às suas necessidades específicas.</w:t>
            </w:r>
          </w:p>
          <w:p w14:paraId="389104AF" w14:textId="77777777" w:rsidR="00132E0B" w:rsidRDefault="00132E0B">
            <w:pPr>
              <w:rPr>
                <w:rFonts w:ascii="Arial" w:hAnsi="Arial" w:cs="Arial"/>
              </w:rPr>
            </w:pPr>
          </w:p>
          <w:p w14:paraId="2E6D8A90" w14:textId="77777777" w:rsidR="00132E0B" w:rsidRDefault="00132E0B">
            <w:pPr>
              <w:rPr>
                <w:rFonts w:ascii="Arial" w:hAnsi="Arial" w:cs="Arial"/>
              </w:rPr>
            </w:pPr>
          </w:p>
        </w:tc>
      </w:tr>
    </w:tbl>
    <w:p w14:paraId="58708082" w14:textId="77777777" w:rsidR="00132E0B" w:rsidRDefault="00132E0B">
      <w:pPr>
        <w:rPr>
          <w:rFonts w:ascii="Arial" w:hAnsi="Arial" w:cs="Arial"/>
        </w:rPr>
      </w:pPr>
    </w:p>
    <w:p w14:paraId="6EFED92F" w14:textId="77777777" w:rsidR="00132E0B" w:rsidRDefault="00132E0B">
      <w:pPr>
        <w:rPr>
          <w:rFonts w:ascii="Arial" w:hAnsi="Arial" w:cs="Arial"/>
        </w:rPr>
      </w:pPr>
    </w:p>
    <w:p w14:paraId="41DED7BC" w14:textId="77777777" w:rsidR="00132E0B" w:rsidRDefault="00132E0B">
      <w:pPr>
        <w:rPr>
          <w:ins w:id="14" w:author="Aparecida Ferreira" w:date="2024-03-12T18:46:00Z"/>
          <w:rFonts w:ascii="Arial" w:hAnsi="Arial" w:cs="Arial"/>
        </w:rPr>
      </w:pPr>
    </w:p>
    <w:p w14:paraId="1D072449" w14:textId="77777777" w:rsidR="0069313C" w:rsidRDefault="0069313C">
      <w:pPr>
        <w:rPr>
          <w:ins w:id="15" w:author="Aparecida Ferreira" w:date="2024-03-12T18:46:00Z"/>
          <w:rFonts w:ascii="Arial" w:hAnsi="Arial" w:cs="Arial"/>
        </w:rPr>
      </w:pPr>
    </w:p>
    <w:p w14:paraId="3607C7F5" w14:textId="77777777" w:rsidR="0069313C" w:rsidRDefault="0069313C">
      <w:pPr>
        <w:rPr>
          <w:rFonts w:ascii="Arial" w:hAnsi="Arial" w:cs="Arial"/>
        </w:rPr>
      </w:pPr>
    </w:p>
    <w:p w14:paraId="638EC7C3" w14:textId="77777777" w:rsidR="00132E0B" w:rsidRDefault="00DC0EA1">
      <w:pPr>
        <w:ind w:right="1134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DISCIPLINAS ENVOLVIDAS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132E0B" w14:paraId="10B7AE1B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261CC" w14:textId="77777777" w:rsidR="00132E0B" w:rsidRDefault="00DC0EA1">
            <w:pPr>
              <w:rPr>
                <w:rFonts w:ascii="Arial" w:hAnsi="Arial" w:cs="Arial"/>
              </w:rPr>
            </w:pPr>
            <w:commentRangeStart w:id="16"/>
            <w:r>
              <w:rPr>
                <w:rFonts w:ascii="Arial" w:hAnsi="Arial" w:cs="Arial"/>
              </w:rPr>
              <w:t>Descrição</w:t>
            </w:r>
            <w:commentRangeEnd w:id="16"/>
            <w:r w:rsidR="0069313C">
              <w:rPr>
                <w:rStyle w:val="Refdecomentrio"/>
              </w:rPr>
              <w:commentReference w:id="16"/>
            </w:r>
            <w:r>
              <w:rPr>
                <w:rFonts w:ascii="Arial" w:hAnsi="Arial" w:cs="Arial"/>
              </w:rPr>
              <w:t xml:space="preserve"> das três disciplinas.</w:t>
            </w:r>
          </w:p>
          <w:p w14:paraId="45BEC6C5" w14:textId="77777777" w:rsidR="00132E0B" w:rsidRDefault="00DC0EA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Análise de projetos e sistemas:</w:t>
            </w:r>
          </w:p>
          <w:p w14:paraId="42DC508D" w14:textId="77777777" w:rsidR="00132E0B" w:rsidRDefault="00DC0EA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 w14:paraId="190B1B06" w14:textId="77777777" w:rsidR="00132E0B" w:rsidRDefault="00DC0EA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 w14:paraId="5A187AF0" w14:textId="77777777" w:rsidR="00132E0B" w:rsidRDefault="00132E0B">
            <w:pPr>
              <w:rPr>
                <w:rFonts w:ascii="Arial" w:hAnsi="Arial" w:cs="Arial"/>
              </w:rPr>
            </w:pPr>
          </w:p>
          <w:p w14:paraId="78312725" w14:textId="77777777" w:rsidR="00132E0B" w:rsidRDefault="00132E0B">
            <w:pPr>
              <w:rPr>
                <w:rFonts w:ascii="Arial" w:hAnsi="Arial" w:cs="Arial"/>
              </w:rPr>
            </w:pPr>
          </w:p>
        </w:tc>
      </w:tr>
    </w:tbl>
    <w:p w14:paraId="719EF86E" w14:textId="77777777" w:rsidR="00132E0B" w:rsidRDefault="00132E0B">
      <w:pPr>
        <w:rPr>
          <w:rFonts w:ascii="Arial" w:hAnsi="Arial" w:cs="Arial"/>
        </w:rPr>
      </w:pPr>
    </w:p>
    <w:p w14:paraId="7AAD7DC2" w14:textId="77777777" w:rsidR="00132E0B" w:rsidRDefault="00DC0EA1">
      <w:pPr>
        <w:rPr>
          <w:rFonts w:ascii="Arial" w:hAnsi="Arial" w:cs="Arial"/>
        </w:rPr>
      </w:pPr>
      <w:r>
        <w:rPr>
          <w:rFonts w:ascii="Arial" w:hAnsi="Arial" w:cs="Arial"/>
        </w:rPr>
        <w:t>OBJETIVO GERAL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132E0B" w14:paraId="7D59D020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E6798" w14:textId="77777777" w:rsidR="00132E0B" w:rsidDel="0069313C" w:rsidRDefault="00132E0B" w:rsidP="0069313C">
            <w:pPr>
              <w:snapToGrid w:val="0"/>
              <w:spacing w:line="360" w:lineRule="auto"/>
              <w:jc w:val="both"/>
              <w:rPr>
                <w:del w:id="17" w:author="Aparecida Ferreira" w:date="2024-03-12T18:47:00Z"/>
                <w:rFonts w:ascii="Arial" w:hAnsi="Arial" w:cs="Arial"/>
              </w:rPr>
              <w:pPrChange w:id="18" w:author="Aparecida Ferreira" w:date="2024-03-12T18:47:00Z">
                <w:pPr>
                  <w:snapToGrid w:val="0"/>
                </w:pPr>
              </w:pPrChange>
            </w:pPr>
          </w:p>
          <w:p w14:paraId="5F99369E" w14:textId="77777777" w:rsidR="00132E0B" w:rsidDel="0069313C" w:rsidRDefault="00DC0EA1" w:rsidP="0069313C">
            <w:pPr>
              <w:spacing w:line="360" w:lineRule="auto"/>
              <w:jc w:val="both"/>
              <w:rPr>
                <w:del w:id="19" w:author="Aparecida Ferreira" w:date="2024-03-12T18:47:00Z"/>
                <w:rFonts w:ascii="Arial" w:hAnsi="Arial" w:cs="Arial"/>
              </w:rPr>
              <w:pPrChange w:id="20" w:author="Aparecida Ferreira" w:date="2024-03-12T18:47:00Z">
                <w:pPr/>
              </w:pPrChange>
            </w:pPr>
            <w:del w:id="21" w:author="Aparecida Ferreira" w:date="2024-03-12T18:47:00Z">
              <w:r w:rsidDel="0069313C">
                <w:rPr>
                  <w:rFonts w:ascii="Arial" w:eastAsia="Calibri" w:hAnsi="Arial" w:cs="Arial"/>
                  <w:lang w:eastAsia="pt-BR"/>
                </w:rPr>
                <w:delText>Objetivo Geral:</w:delText>
              </w:r>
            </w:del>
          </w:p>
          <w:p w14:paraId="13D123BE" w14:textId="77777777" w:rsidR="00132E0B" w:rsidDel="0069313C" w:rsidRDefault="00DC0EA1" w:rsidP="0069313C">
            <w:pPr>
              <w:spacing w:line="360" w:lineRule="auto"/>
              <w:jc w:val="both"/>
              <w:rPr>
                <w:del w:id="22" w:author="Aparecida Ferreira" w:date="2024-03-12T18:47:00Z"/>
                <w:rFonts w:ascii="Arial" w:hAnsi="Arial" w:cs="Arial"/>
              </w:rPr>
              <w:pPrChange w:id="23" w:author="Aparecida Ferreira" w:date="2024-03-12T18:47:00Z">
                <w:pPr/>
              </w:pPrChange>
            </w:pPr>
            <w:r>
              <w:rPr>
                <w:rFonts w:ascii="Arial" w:eastAsia="Calibri" w:hAnsi="Arial" w:cs="Arial"/>
                <w:lang w:eastAsia="pt-BR"/>
              </w:rPr>
              <w:t>O objetivo geral é otimizar a experiência de cuidado capilar, proporcionando praticidade e personalização por meio do nosso site de agendamento para cabelo.</w:t>
            </w:r>
          </w:p>
          <w:p w14:paraId="5954E96B" w14:textId="77777777" w:rsidR="00132E0B" w:rsidDel="0069313C" w:rsidRDefault="00132E0B" w:rsidP="0069313C">
            <w:pPr>
              <w:spacing w:line="360" w:lineRule="auto"/>
              <w:jc w:val="both"/>
              <w:rPr>
                <w:del w:id="24" w:author="Aparecida Ferreira" w:date="2024-03-12T18:47:00Z"/>
                <w:rFonts w:ascii="Arial" w:hAnsi="Arial" w:cs="Arial"/>
              </w:rPr>
              <w:pPrChange w:id="25" w:author="Aparecida Ferreira" w:date="2024-03-12T18:47:00Z">
                <w:pPr/>
              </w:pPrChange>
            </w:pPr>
          </w:p>
          <w:p w14:paraId="298B8CF5" w14:textId="77777777" w:rsidR="00132E0B" w:rsidDel="0069313C" w:rsidRDefault="00DC0EA1" w:rsidP="0069313C">
            <w:pPr>
              <w:spacing w:line="360" w:lineRule="auto"/>
              <w:rPr>
                <w:del w:id="26" w:author="Aparecida Ferreira" w:date="2024-03-12T18:47:00Z"/>
                <w:rFonts w:ascii="Arial" w:hAnsi="Arial" w:cs="Arial"/>
              </w:rPr>
              <w:pPrChange w:id="27" w:author="Aparecida Ferreira" w:date="2024-03-12T18:47:00Z">
                <w:pPr/>
              </w:pPrChange>
            </w:pPr>
            <w:del w:id="28" w:author="Aparecida Ferreira" w:date="2024-03-12T18:47:00Z">
              <w:r w:rsidDel="0069313C">
                <w:rPr>
                  <w:rFonts w:ascii="Arial" w:eastAsia="Calibri" w:hAnsi="Arial" w:cs="Arial"/>
                  <w:lang w:eastAsia="pt-BR"/>
                </w:rPr>
                <w:delText>Objetivos Específicos:</w:delText>
              </w:r>
            </w:del>
          </w:p>
          <w:p w14:paraId="69AB59BC" w14:textId="77777777" w:rsidR="00132E0B" w:rsidDel="0069313C" w:rsidRDefault="00DC0EA1" w:rsidP="0069313C">
            <w:pPr>
              <w:spacing w:line="360" w:lineRule="auto"/>
              <w:rPr>
                <w:del w:id="29" w:author="Aparecida Ferreira" w:date="2024-03-12T18:47:00Z"/>
                <w:rFonts w:ascii="Arial" w:hAnsi="Arial" w:cs="Arial"/>
              </w:rPr>
              <w:pPrChange w:id="30" w:author="Aparecida Ferreira" w:date="2024-03-12T18:47:00Z">
                <w:pPr/>
              </w:pPrChange>
            </w:pPr>
            <w:del w:id="31" w:author="Aparecida Ferreira" w:date="2024-03-12T18:47:00Z">
              <w:r w:rsidDel="0069313C">
                <w:rPr>
                  <w:rFonts w:ascii="Arial" w:eastAsia="Calibri" w:hAnsi="Arial" w:cs="Arial"/>
                  <w:lang w:eastAsia="pt-BR"/>
                </w:rPr>
                <w:delText xml:space="preserve">1. Desenvolver e manter uma plataforma </w:delText>
              </w:r>
              <w:r w:rsidDel="0069313C">
                <w:rPr>
                  <w:rFonts w:ascii="Arial" w:eastAsia="Calibri" w:hAnsi="Arial" w:cs="Arial"/>
                  <w:lang w:eastAsia="pt-BR"/>
                </w:rPr>
                <w:delText>online intuitiva para agendamento de serviços capilares.</w:delText>
              </w:r>
            </w:del>
          </w:p>
          <w:p w14:paraId="6D9E6D1E" w14:textId="77777777" w:rsidR="00132E0B" w:rsidDel="0069313C" w:rsidRDefault="00DC0EA1" w:rsidP="0069313C">
            <w:pPr>
              <w:spacing w:line="360" w:lineRule="auto"/>
              <w:rPr>
                <w:del w:id="32" w:author="Aparecida Ferreira" w:date="2024-03-12T18:47:00Z"/>
                <w:rFonts w:ascii="Arial" w:hAnsi="Arial" w:cs="Arial"/>
              </w:rPr>
              <w:pPrChange w:id="33" w:author="Aparecida Ferreira" w:date="2024-03-12T18:47:00Z">
                <w:pPr/>
              </w:pPrChange>
            </w:pPr>
            <w:del w:id="34" w:author="Aparecida Ferreira" w:date="2024-03-12T18:47:00Z">
              <w:r w:rsidDel="0069313C">
                <w:rPr>
                  <w:rFonts w:ascii="Arial" w:eastAsia="Calibri" w:hAnsi="Arial" w:cs="Arial"/>
                  <w:lang w:eastAsia="pt-BR"/>
                </w:rPr>
                <w:delText>2. Estabelecer parcerias com profissionais qualificados e salões de beleza reconhecidos.</w:delText>
              </w:r>
            </w:del>
          </w:p>
          <w:p w14:paraId="71CD0059" w14:textId="77777777" w:rsidR="00132E0B" w:rsidDel="0069313C" w:rsidRDefault="00DC0EA1" w:rsidP="0069313C">
            <w:pPr>
              <w:spacing w:line="360" w:lineRule="auto"/>
              <w:rPr>
                <w:del w:id="35" w:author="Aparecida Ferreira" w:date="2024-03-12T18:47:00Z"/>
                <w:rFonts w:ascii="Arial" w:hAnsi="Arial" w:cs="Arial"/>
              </w:rPr>
              <w:pPrChange w:id="36" w:author="Aparecida Ferreira" w:date="2024-03-12T18:47:00Z">
                <w:pPr/>
              </w:pPrChange>
            </w:pPr>
            <w:del w:id="37" w:author="Aparecida Ferreira" w:date="2024-03-12T18:47:00Z">
              <w:r w:rsidDel="0069313C">
                <w:rPr>
                  <w:rFonts w:ascii="Arial" w:eastAsia="Calibri" w:hAnsi="Arial" w:cs="Arial"/>
                  <w:lang w:eastAsia="pt-BR"/>
                </w:rPr>
                <w:delText>3. Oferecer uma variedade de serviços capilares personalizados para atender às diferentes necessidades dos cli</w:delText>
              </w:r>
              <w:r w:rsidDel="0069313C">
                <w:rPr>
                  <w:rFonts w:ascii="Arial" w:eastAsia="Calibri" w:hAnsi="Arial" w:cs="Arial"/>
                  <w:lang w:eastAsia="pt-BR"/>
                </w:rPr>
                <w:delText>entes.</w:delText>
              </w:r>
            </w:del>
          </w:p>
          <w:p w14:paraId="60933843" w14:textId="77777777" w:rsidR="00132E0B" w:rsidDel="0069313C" w:rsidRDefault="00DC0EA1" w:rsidP="0069313C">
            <w:pPr>
              <w:spacing w:line="360" w:lineRule="auto"/>
              <w:rPr>
                <w:del w:id="38" w:author="Aparecida Ferreira" w:date="2024-03-12T18:47:00Z"/>
                <w:rFonts w:ascii="Arial" w:hAnsi="Arial" w:cs="Arial"/>
              </w:rPr>
              <w:pPrChange w:id="39" w:author="Aparecida Ferreira" w:date="2024-03-12T18:47:00Z">
                <w:pPr/>
              </w:pPrChange>
            </w:pPr>
            <w:del w:id="40" w:author="Aparecida Ferreira" w:date="2024-03-12T18:47:00Z">
              <w:r w:rsidDel="0069313C">
                <w:rPr>
                  <w:rFonts w:ascii="Arial" w:eastAsia="Calibri" w:hAnsi="Arial" w:cs="Arial"/>
                  <w:lang w:eastAsia="pt-BR"/>
                </w:rPr>
                <w:delText>4. Implementar um sistema de feedback para avaliação contínua da satisfação do cliente e aprimoramento dos serviços.</w:delText>
              </w:r>
            </w:del>
          </w:p>
          <w:p w14:paraId="0AE24BC4" w14:textId="77777777" w:rsidR="00132E0B" w:rsidDel="0069313C" w:rsidRDefault="00DC0EA1" w:rsidP="0069313C">
            <w:pPr>
              <w:spacing w:line="360" w:lineRule="auto"/>
              <w:rPr>
                <w:del w:id="41" w:author="Aparecida Ferreira" w:date="2024-03-12T18:47:00Z"/>
                <w:rFonts w:ascii="Arial" w:hAnsi="Arial" w:cs="Arial"/>
              </w:rPr>
              <w:pPrChange w:id="42" w:author="Aparecida Ferreira" w:date="2024-03-12T18:47:00Z">
                <w:pPr/>
              </w:pPrChange>
            </w:pPr>
            <w:del w:id="43" w:author="Aparecida Ferreira" w:date="2024-03-12T18:47:00Z">
              <w:r w:rsidDel="0069313C">
                <w:rPr>
                  <w:rFonts w:ascii="Arial" w:eastAsia="Calibri" w:hAnsi="Arial" w:cs="Arial"/>
                  <w:lang w:eastAsia="pt-BR"/>
                </w:rPr>
                <w:delText>5. Promover a divulgação eficaz do site, aumentando a visibilidade e a acessibilidade para potenciais usuários.</w:delText>
              </w:r>
            </w:del>
          </w:p>
          <w:p w14:paraId="2681677C" w14:textId="77777777" w:rsidR="00132E0B" w:rsidDel="0069313C" w:rsidRDefault="00DC0EA1" w:rsidP="0069313C">
            <w:pPr>
              <w:spacing w:line="360" w:lineRule="auto"/>
              <w:rPr>
                <w:del w:id="44" w:author="Aparecida Ferreira" w:date="2024-03-12T18:47:00Z"/>
                <w:rFonts w:ascii="Arial" w:hAnsi="Arial" w:cs="Arial"/>
              </w:rPr>
              <w:pPrChange w:id="45" w:author="Aparecida Ferreira" w:date="2024-03-12T18:47:00Z">
                <w:pPr/>
              </w:pPrChange>
            </w:pPr>
            <w:del w:id="46" w:author="Aparecida Ferreira" w:date="2024-03-12T18:47:00Z">
              <w:r w:rsidDel="0069313C">
                <w:rPr>
                  <w:rFonts w:ascii="Arial" w:eastAsia="Calibri" w:hAnsi="Arial" w:cs="Arial"/>
                  <w:lang w:eastAsia="pt-BR"/>
                </w:rPr>
                <w:delText xml:space="preserve">6. Garantir a </w:delText>
              </w:r>
              <w:r w:rsidDel="0069313C">
                <w:rPr>
                  <w:rFonts w:ascii="Arial" w:eastAsia="Calibri" w:hAnsi="Arial" w:cs="Arial"/>
                  <w:lang w:eastAsia="pt-BR"/>
                </w:rPr>
                <w:delText>segurança e privacidade dos dados dos usuários durante o processo de agendamento.</w:delText>
              </w:r>
            </w:del>
          </w:p>
          <w:p w14:paraId="4D6BCC40" w14:textId="77777777" w:rsidR="00132E0B" w:rsidDel="0069313C" w:rsidRDefault="00132E0B" w:rsidP="0069313C">
            <w:pPr>
              <w:spacing w:line="360" w:lineRule="auto"/>
              <w:rPr>
                <w:del w:id="47" w:author="Aparecida Ferreira" w:date="2024-03-12T18:47:00Z"/>
                <w:rFonts w:ascii="Arial" w:hAnsi="Arial" w:cs="Arial"/>
              </w:rPr>
              <w:pPrChange w:id="48" w:author="Aparecida Ferreira" w:date="2024-03-12T18:47:00Z">
                <w:pPr/>
              </w:pPrChange>
            </w:pPr>
          </w:p>
          <w:p w14:paraId="3B8782AD" w14:textId="77777777" w:rsidR="00132E0B" w:rsidDel="0069313C" w:rsidRDefault="00DC0EA1" w:rsidP="0069313C">
            <w:pPr>
              <w:spacing w:line="360" w:lineRule="auto"/>
              <w:rPr>
                <w:del w:id="49" w:author="Aparecida Ferreira" w:date="2024-03-12T18:47:00Z"/>
                <w:rFonts w:ascii="Arial" w:hAnsi="Arial" w:cs="Arial"/>
              </w:rPr>
              <w:pPrChange w:id="50" w:author="Aparecida Ferreira" w:date="2024-03-12T18:47:00Z">
                <w:pPr/>
              </w:pPrChange>
            </w:pPr>
            <w:del w:id="51" w:author="Aparecida Ferreira" w:date="2024-03-12T18:47:00Z">
              <w:r w:rsidDel="0069313C">
                <w:rPr>
                  <w:rFonts w:ascii="Arial" w:eastAsia="Calibri" w:hAnsi="Arial" w:cs="Arial"/>
                  <w:lang w:eastAsia="pt-BR"/>
                </w:rPr>
                <w:delText>Ao alcançar esses objetivos específicos, visamos criar uma solução abrangente que transforme positivamente a forma como as pessoas abordam e vivenciam os serviços capilares,</w:delText>
              </w:r>
              <w:r w:rsidDel="0069313C">
                <w:rPr>
                  <w:rFonts w:ascii="Arial" w:eastAsia="Calibri" w:hAnsi="Arial" w:cs="Arial"/>
                  <w:lang w:eastAsia="pt-BR"/>
                </w:rPr>
                <w:delText xml:space="preserve"> combinando eficiência, personalização e satisfação do cliente.</w:delText>
              </w:r>
            </w:del>
          </w:p>
          <w:p w14:paraId="58ACEF01" w14:textId="77777777" w:rsidR="00132E0B" w:rsidRDefault="00132E0B" w:rsidP="0069313C">
            <w:pPr>
              <w:spacing w:line="360" w:lineRule="auto"/>
              <w:rPr>
                <w:rFonts w:ascii="Arial" w:hAnsi="Arial" w:cs="Arial"/>
              </w:rPr>
              <w:pPrChange w:id="52" w:author="Aparecida Ferreira" w:date="2024-03-12T18:47:00Z">
                <w:pPr/>
              </w:pPrChange>
            </w:pPr>
          </w:p>
        </w:tc>
      </w:tr>
    </w:tbl>
    <w:p w14:paraId="799268DD" w14:textId="77777777" w:rsidR="00132E0B" w:rsidRDefault="00DC0EA1">
      <w:pPr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hAnsi="Arial" w:cs="Arial"/>
        </w:rPr>
        <w:t>OBJETIVOS ESPECÍFICOS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132E0B" w14:paraId="00B038FA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DCF44" w14:textId="77777777" w:rsidR="00132E0B" w:rsidDel="0069313C" w:rsidRDefault="00132E0B" w:rsidP="0069313C">
            <w:pPr>
              <w:spacing w:after="0" w:line="360" w:lineRule="auto"/>
              <w:jc w:val="both"/>
              <w:rPr>
                <w:del w:id="53" w:author="Aparecida Ferreira" w:date="2024-03-12T18:47:00Z"/>
                <w:rFonts w:ascii="Arial" w:eastAsia="Calibri" w:hAnsi="Arial" w:cs="Arial"/>
                <w:lang w:eastAsia="pt-BR"/>
              </w:rPr>
              <w:pPrChange w:id="54" w:author="Aparecida Ferreira" w:date="2024-03-12T18:48:00Z">
                <w:pPr/>
              </w:pPrChange>
            </w:pPr>
          </w:p>
          <w:p w14:paraId="7295033F" w14:textId="77777777" w:rsidR="00132E0B" w:rsidRDefault="00DC0EA1" w:rsidP="0069313C">
            <w:pPr>
              <w:spacing w:after="0" w:line="360" w:lineRule="auto"/>
              <w:jc w:val="both"/>
              <w:rPr>
                <w:rFonts w:ascii="Arial" w:hAnsi="Arial" w:cs="Arial"/>
              </w:rPr>
              <w:pPrChange w:id="55" w:author="Aparecida Ferreira" w:date="2024-03-12T18:48:00Z">
                <w:pPr/>
              </w:pPrChange>
            </w:pPr>
            <w:r>
              <w:rPr>
                <w:rFonts w:ascii="Arial" w:eastAsia="Calibri" w:hAnsi="Arial" w:cs="Arial"/>
                <w:lang w:eastAsia="pt-BR"/>
              </w:rPr>
              <w:t>1. Desenvolver e manter uma plataforma online intuitiva para agendamento de serviços capilares:</w:t>
            </w:r>
          </w:p>
          <w:p w14:paraId="59AA73C9" w14:textId="77777777" w:rsidR="00132E0B" w:rsidRPr="0069313C" w:rsidRDefault="00DC0EA1" w:rsidP="0069313C">
            <w:pPr>
              <w:pStyle w:val="PargrafodaLista"/>
              <w:numPr>
                <w:ilvl w:val="0"/>
                <w:numId w:val="3"/>
              </w:numPr>
              <w:spacing w:after="0" w:line="360" w:lineRule="auto"/>
              <w:jc w:val="both"/>
              <w:rPr>
                <w:rFonts w:ascii="Arial" w:hAnsi="Arial" w:cs="Arial"/>
                <w:rPrChange w:id="56" w:author="Aparecida Ferreira" w:date="2024-03-12T18:48:00Z">
                  <w:rPr/>
                </w:rPrChange>
              </w:rPr>
              <w:pPrChange w:id="57" w:author="Aparecida Ferreira" w:date="2024-03-12T18:48:00Z">
                <w:pPr/>
              </w:pPrChange>
            </w:pPr>
            <w:del w:id="58" w:author="Aparecida Ferreira" w:date="2024-03-12T18:48:00Z">
              <w:r w:rsidRPr="0069313C" w:rsidDel="0069313C">
                <w:rPr>
                  <w:rFonts w:ascii="Arial" w:eastAsia="Calibri" w:hAnsi="Arial" w:cs="Arial"/>
                  <w:lang w:eastAsia="pt-BR"/>
                  <w:rPrChange w:id="59" w:author="Aparecida Ferreira" w:date="2024-03-12T18:48:00Z">
                    <w:rPr>
                      <w:rFonts w:eastAsia="Calibri"/>
                      <w:lang w:eastAsia="pt-BR"/>
                    </w:rPr>
                  </w:rPrChange>
                </w:rPr>
                <w:delText xml:space="preserve">   </w:delText>
              </w:r>
              <w:r w:rsidRPr="0069313C" w:rsidDel="0069313C">
                <w:rPr>
                  <w:rFonts w:ascii="Arial" w:eastAsia="Calibri" w:hAnsi="Arial" w:cs="Arial"/>
                  <w:lang w:eastAsia="pt-BR"/>
                  <w:rPrChange w:id="60" w:author="Aparecida Ferreira" w:date="2024-03-12T18:48:00Z">
                    <w:rPr>
                      <w:rFonts w:eastAsia="Calibri"/>
                      <w:lang w:eastAsia="pt-BR"/>
                    </w:rPr>
                  </w:rPrChange>
                </w:rPr>
                <w:delText>-</w:delText>
              </w:r>
              <w:r w:rsidRPr="0069313C" w:rsidDel="0069313C">
                <w:rPr>
                  <w:rFonts w:ascii="Arial" w:eastAsia="Calibri" w:hAnsi="Arial" w:cs="Arial"/>
                  <w:lang w:eastAsia="pt-BR"/>
                  <w:rPrChange w:id="61" w:author="Aparecida Ferreira" w:date="2024-03-12T18:48:00Z">
                    <w:rPr>
                      <w:rFonts w:eastAsia="Calibri"/>
                      <w:lang w:eastAsia="pt-BR"/>
                    </w:rPr>
                  </w:rPrChange>
                </w:rPr>
                <w:delText xml:space="preserve"> </w:delText>
              </w:r>
            </w:del>
            <w:r w:rsidRPr="0069313C">
              <w:rPr>
                <w:rFonts w:ascii="Arial" w:eastAsia="Calibri" w:hAnsi="Arial" w:cs="Arial"/>
                <w:lang w:eastAsia="pt-BR"/>
                <w:rPrChange w:id="62" w:author="Aparecida Ferreira" w:date="2024-03-12T18:48:00Z">
                  <w:rPr>
                    <w:rFonts w:eastAsia="Calibri"/>
                    <w:lang w:eastAsia="pt-BR"/>
                  </w:rPr>
                </w:rPrChange>
              </w:rPr>
              <w:t>Contratar uma equipe de desenvolvimento web para criar uma interf</w:t>
            </w:r>
            <w:r w:rsidRPr="0069313C">
              <w:rPr>
                <w:rFonts w:ascii="Arial" w:eastAsia="Calibri" w:hAnsi="Arial" w:cs="Arial"/>
                <w:lang w:eastAsia="pt-BR"/>
                <w:rPrChange w:id="63" w:author="Aparecida Ferreira" w:date="2024-03-12T18:48:00Z">
                  <w:rPr>
                    <w:rFonts w:eastAsia="Calibri"/>
                    <w:lang w:eastAsia="pt-BR"/>
                  </w:rPr>
                </w:rPrChange>
              </w:rPr>
              <w:t>ace amigável e funcional.</w:t>
            </w:r>
          </w:p>
          <w:p w14:paraId="7B28BA9C" w14:textId="77777777" w:rsidR="00132E0B" w:rsidRPr="0069313C" w:rsidRDefault="00DC0EA1" w:rsidP="0069313C">
            <w:pPr>
              <w:pStyle w:val="PargrafodaLista"/>
              <w:numPr>
                <w:ilvl w:val="0"/>
                <w:numId w:val="3"/>
              </w:numPr>
              <w:spacing w:after="0" w:line="360" w:lineRule="auto"/>
              <w:jc w:val="both"/>
              <w:rPr>
                <w:rFonts w:ascii="Arial" w:hAnsi="Arial" w:cs="Arial"/>
                <w:rPrChange w:id="64" w:author="Aparecida Ferreira" w:date="2024-03-12T18:48:00Z">
                  <w:rPr/>
                </w:rPrChange>
              </w:rPr>
              <w:pPrChange w:id="65" w:author="Aparecida Ferreira" w:date="2024-03-12T18:48:00Z">
                <w:pPr/>
              </w:pPrChange>
            </w:pPr>
            <w:del w:id="66" w:author="Aparecida Ferreira" w:date="2024-03-12T18:48:00Z">
              <w:r w:rsidRPr="0069313C" w:rsidDel="0069313C">
                <w:rPr>
                  <w:rFonts w:ascii="Arial" w:eastAsia="Calibri" w:hAnsi="Arial" w:cs="Arial"/>
                  <w:lang w:eastAsia="pt-BR"/>
                  <w:rPrChange w:id="67" w:author="Aparecida Ferreira" w:date="2024-03-12T18:48:00Z">
                    <w:rPr>
                      <w:rFonts w:eastAsia="Calibri"/>
                      <w:lang w:eastAsia="pt-BR"/>
                    </w:rPr>
                  </w:rPrChange>
                </w:rPr>
                <w:delText xml:space="preserve">   </w:delText>
              </w:r>
              <w:r w:rsidRPr="0069313C" w:rsidDel="0069313C">
                <w:rPr>
                  <w:rFonts w:ascii="Arial" w:eastAsia="Calibri" w:hAnsi="Arial" w:cs="Arial"/>
                  <w:lang w:eastAsia="pt-BR"/>
                  <w:rPrChange w:id="68" w:author="Aparecida Ferreira" w:date="2024-03-12T18:48:00Z">
                    <w:rPr>
                      <w:rFonts w:eastAsia="Calibri"/>
                      <w:lang w:eastAsia="pt-BR"/>
                    </w:rPr>
                  </w:rPrChange>
                </w:rPr>
                <w:delText>-</w:delText>
              </w:r>
              <w:r w:rsidRPr="0069313C" w:rsidDel="0069313C">
                <w:rPr>
                  <w:rFonts w:ascii="Arial" w:eastAsia="Calibri" w:hAnsi="Arial" w:cs="Arial"/>
                  <w:lang w:eastAsia="pt-BR"/>
                  <w:rPrChange w:id="69" w:author="Aparecida Ferreira" w:date="2024-03-12T18:48:00Z">
                    <w:rPr>
                      <w:rFonts w:eastAsia="Calibri"/>
                      <w:lang w:eastAsia="pt-BR"/>
                    </w:rPr>
                  </w:rPrChange>
                </w:rPr>
                <w:delText xml:space="preserve"> </w:delText>
              </w:r>
            </w:del>
            <w:r w:rsidRPr="0069313C">
              <w:rPr>
                <w:rFonts w:ascii="Arial" w:eastAsia="Calibri" w:hAnsi="Arial" w:cs="Arial"/>
                <w:lang w:eastAsia="pt-BR"/>
                <w:rPrChange w:id="70" w:author="Aparecida Ferreira" w:date="2024-03-12T18:48:00Z">
                  <w:rPr>
                    <w:rFonts w:eastAsia="Calibri"/>
                    <w:lang w:eastAsia="pt-BR"/>
                  </w:rPr>
                </w:rPrChange>
              </w:rPr>
              <w:t>Integrar recursos de busca, seleção de serviços e agendamento de horários de maneira intuitiva.</w:t>
            </w:r>
          </w:p>
          <w:p w14:paraId="648BF5A5" w14:textId="77777777" w:rsidR="00132E0B" w:rsidRPr="0069313C" w:rsidRDefault="00DC0EA1" w:rsidP="0069313C">
            <w:pPr>
              <w:pStyle w:val="PargrafodaLista"/>
              <w:numPr>
                <w:ilvl w:val="0"/>
                <w:numId w:val="3"/>
              </w:numPr>
              <w:spacing w:after="0" w:line="360" w:lineRule="auto"/>
              <w:jc w:val="both"/>
              <w:rPr>
                <w:rFonts w:ascii="Arial" w:hAnsi="Arial" w:cs="Arial"/>
                <w:rPrChange w:id="71" w:author="Aparecida Ferreira" w:date="2024-03-12T18:48:00Z">
                  <w:rPr/>
                </w:rPrChange>
              </w:rPr>
              <w:pPrChange w:id="72" w:author="Aparecida Ferreira" w:date="2024-03-12T18:48:00Z">
                <w:pPr/>
              </w:pPrChange>
            </w:pPr>
            <w:del w:id="73" w:author="Aparecida Ferreira" w:date="2024-03-12T18:48:00Z">
              <w:r w:rsidRPr="0069313C" w:rsidDel="0069313C">
                <w:rPr>
                  <w:rFonts w:ascii="Arial" w:eastAsia="Calibri" w:hAnsi="Arial" w:cs="Arial"/>
                  <w:lang w:eastAsia="pt-BR"/>
                  <w:rPrChange w:id="74" w:author="Aparecida Ferreira" w:date="2024-03-12T18:48:00Z">
                    <w:rPr>
                      <w:rFonts w:eastAsia="Calibri"/>
                      <w:lang w:eastAsia="pt-BR"/>
                    </w:rPr>
                  </w:rPrChange>
                </w:rPr>
                <w:delText xml:space="preserve">   </w:delText>
              </w:r>
              <w:r w:rsidRPr="0069313C" w:rsidDel="0069313C">
                <w:rPr>
                  <w:rFonts w:ascii="Arial" w:eastAsia="Calibri" w:hAnsi="Arial" w:cs="Arial"/>
                  <w:lang w:eastAsia="pt-BR"/>
                  <w:rPrChange w:id="75" w:author="Aparecida Ferreira" w:date="2024-03-12T18:48:00Z">
                    <w:rPr>
                      <w:rFonts w:eastAsia="Calibri"/>
                      <w:lang w:eastAsia="pt-BR"/>
                    </w:rPr>
                  </w:rPrChange>
                </w:rPr>
                <w:delText>-</w:delText>
              </w:r>
              <w:r w:rsidRPr="0069313C" w:rsidDel="0069313C">
                <w:rPr>
                  <w:rFonts w:ascii="Arial" w:eastAsia="Calibri" w:hAnsi="Arial" w:cs="Arial"/>
                  <w:lang w:eastAsia="pt-BR"/>
                  <w:rPrChange w:id="76" w:author="Aparecida Ferreira" w:date="2024-03-12T18:48:00Z">
                    <w:rPr>
                      <w:rFonts w:eastAsia="Calibri"/>
                      <w:lang w:eastAsia="pt-BR"/>
                    </w:rPr>
                  </w:rPrChange>
                </w:rPr>
                <w:delText xml:space="preserve"> </w:delText>
              </w:r>
            </w:del>
            <w:r w:rsidRPr="0069313C">
              <w:rPr>
                <w:rFonts w:ascii="Arial" w:eastAsia="Calibri" w:hAnsi="Arial" w:cs="Arial"/>
                <w:lang w:eastAsia="pt-BR"/>
                <w:rPrChange w:id="77" w:author="Aparecida Ferreira" w:date="2024-03-12T18:48:00Z">
                  <w:rPr>
                    <w:rFonts w:eastAsia="Calibri"/>
                    <w:lang w:eastAsia="pt-BR"/>
                  </w:rPr>
                </w:rPrChange>
              </w:rPr>
              <w:t>Realizar testes de usabilidade para garantir a eficiência e a facilidade de navegação.</w:t>
            </w:r>
          </w:p>
          <w:p w14:paraId="685BA842" w14:textId="77777777" w:rsidR="00132E0B" w:rsidDel="0069313C" w:rsidRDefault="00132E0B" w:rsidP="0069313C">
            <w:pPr>
              <w:spacing w:after="0" w:line="360" w:lineRule="auto"/>
              <w:jc w:val="both"/>
              <w:rPr>
                <w:del w:id="78" w:author="Aparecida Ferreira" w:date="2024-03-12T18:48:00Z"/>
                <w:rFonts w:ascii="Arial" w:hAnsi="Arial" w:cs="Arial"/>
              </w:rPr>
              <w:pPrChange w:id="79" w:author="Aparecida Ferreira" w:date="2024-03-12T18:48:00Z">
                <w:pPr/>
              </w:pPrChange>
            </w:pPr>
          </w:p>
          <w:p w14:paraId="1F52ECB5" w14:textId="77777777" w:rsidR="00132E0B" w:rsidRDefault="00DC0EA1" w:rsidP="0069313C">
            <w:pPr>
              <w:spacing w:after="0" w:line="360" w:lineRule="auto"/>
              <w:jc w:val="both"/>
              <w:rPr>
                <w:rFonts w:ascii="Arial" w:hAnsi="Arial" w:cs="Arial"/>
              </w:rPr>
              <w:pPrChange w:id="80" w:author="Aparecida Ferreira" w:date="2024-03-12T18:48:00Z">
                <w:pPr/>
              </w:pPrChange>
            </w:pPr>
            <w:r>
              <w:rPr>
                <w:rFonts w:ascii="Arial" w:eastAsia="Calibri" w:hAnsi="Arial" w:cs="Arial"/>
                <w:lang w:eastAsia="pt-BR"/>
              </w:rPr>
              <w:t>2. Estabelecer parcerias com profiss</w:t>
            </w:r>
            <w:r>
              <w:rPr>
                <w:rFonts w:ascii="Arial" w:eastAsia="Calibri" w:hAnsi="Arial" w:cs="Arial"/>
                <w:lang w:eastAsia="pt-BR"/>
              </w:rPr>
              <w:t>ionais qualificados e salões de beleza reconhecidos:</w:t>
            </w:r>
          </w:p>
          <w:p w14:paraId="4B4F917A" w14:textId="77777777" w:rsidR="00132E0B" w:rsidRPr="0069313C" w:rsidRDefault="00DC0EA1" w:rsidP="0069313C">
            <w:pPr>
              <w:pStyle w:val="PargrafodaLista"/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Arial" w:hAnsi="Arial" w:cs="Arial"/>
                <w:rPrChange w:id="81" w:author="Aparecida Ferreira" w:date="2024-03-12T18:49:00Z">
                  <w:rPr/>
                </w:rPrChange>
              </w:rPr>
              <w:pPrChange w:id="82" w:author="Aparecida Ferreira" w:date="2024-03-12T18:49:00Z">
                <w:pPr/>
              </w:pPrChange>
            </w:pPr>
            <w:del w:id="83" w:author="Aparecida Ferreira" w:date="2024-03-12T18:49:00Z">
              <w:r w:rsidRPr="0069313C" w:rsidDel="0069313C">
                <w:rPr>
                  <w:rFonts w:ascii="Arial" w:eastAsia="Calibri" w:hAnsi="Arial" w:cs="Arial"/>
                  <w:lang w:eastAsia="pt-BR"/>
                  <w:rPrChange w:id="84" w:author="Aparecida Ferreira" w:date="2024-03-12T18:49:00Z">
                    <w:rPr>
                      <w:rFonts w:eastAsia="Calibri"/>
                      <w:lang w:eastAsia="pt-BR"/>
                    </w:rPr>
                  </w:rPrChange>
                </w:rPr>
                <w:delText xml:space="preserve">   </w:delText>
              </w:r>
              <w:r w:rsidRPr="0069313C" w:rsidDel="0069313C">
                <w:rPr>
                  <w:rFonts w:ascii="Arial" w:eastAsia="Calibri" w:hAnsi="Arial" w:cs="Arial"/>
                  <w:lang w:eastAsia="pt-BR"/>
                  <w:rPrChange w:id="85" w:author="Aparecida Ferreira" w:date="2024-03-12T18:49:00Z">
                    <w:rPr>
                      <w:rFonts w:eastAsia="Calibri"/>
                      <w:lang w:eastAsia="pt-BR"/>
                    </w:rPr>
                  </w:rPrChange>
                </w:rPr>
                <w:delText>-</w:delText>
              </w:r>
              <w:r w:rsidRPr="0069313C" w:rsidDel="0069313C">
                <w:rPr>
                  <w:rFonts w:ascii="Arial" w:eastAsia="Calibri" w:hAnsi="Arial" w:cs="Arial"/>
                  <w:lang w:eastAsia="pt-BR"/>
                  <w:rPrChange w:id="86" w:author="Aparecida Ferreira" w:date="2024-03-12T18:49:00Z">
                    <w:rPr>
                      <w:rFonts w:eastAsia="Calibri"/>
                      <w:lang w:eastAsia="pt-BR"/>
                    </w:rPr>
                  </w:rPrChange>
                </w:rPr>
                <w:delText xml:space="preserve"> </w:delText>
              </w:r>
            </w:del>
            <w:r w:rsidRPr="0069313C">
              <w:rPr>
                <w:rFonts w:ascii="Arial" w:eastAsia="Calibri" w:hAnsi="Arial" w:cs="Arial"/>
                <w:lang w:eastAsia="pt-BR"/>
                <w:rPrChange w:id="87" w:author="Aparecida Ferreira" w:date="2024-03-12T18:49:00Z">
                  <w:rPr>
                    <w:rFonts w:eastAsia="Calibri"/>
                    <w:lang w:eastAsia="pt-BR"/>
                  </w:rPr>
                </w:rPrChange>
              </w:rPr>
              <w:t>Identificar e contatar profissionais experientes e salões renomados para parcerias.</w:t>
            </w:r>
          </w:p>
          <w:p w14:paraId="468CD83A" w14:textId="77777777" w:rsidR="00132E0B" w:rsidRPr="0069313C" w:rsidRDefault="00DC0EA1" w:rsidP="0069313C">
            <w:pPr>
              <w:pStyle w:val="PargrafodaLista"/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Arial" w:hAnsi="Arial" w:cs="Arial"/>
                <w:rPrChange w:id="88" w:author="Aparecida Ferreira" w:date="2024-03-12T18:49:00Z">
                  <w:rPr/>
                </w:rPrChange>
              </w:rPr>
              <w:pPrChange w:id="89" w:author="Aparecida Ferreira" w:date="2024-03-12T18:49:00Z">
                <w:pPr/>
              </w:pPrChange>
            </w:pPr>
            <w:del w:id="90" w:author="Aparecida Ferreira" w:date="2024-03-12T18:49:00Z">
              <w:r w:rsidRPr="0069313C" w:rsidDel="0069313C">
                <w:rPr>
                  <w:rFonts w:ascii="Arial" w:eastAsia="Calibri" w:hAnsi="Arial" w:cs="Arial"/>
                  <w:lang w:eastAsia="pt-BR"/>
                  <w:rPrChange w:id="91" w:author="Aparecida Ferreira" w:date="2024-03-12T18:49:00Z">
                    <w:rPr>
                      <w:rFonts w:eastAsia="Calibri"/>
                      <w:lang w:eastAsia="pt-BR"/>
                    </w:rPr>
                  </w:rPrChange>
                </w:rPr>
                <w:delText xml:space="preserve">   </w:delText>
              </w:r>
              <w:r w:rsidRPr="0069313C" w:rsidDel="0069313C">
                <w:rPr>
                  <w:rFonts w:ascii="Arial" w:eastAsia="Calibri" w:hAnsi="Arial" w:cs="Arial"/>
                  <w:lang w:eastAsia="pt-BR"/>
                  <w:rPrChange w:id="92" w:author="Aparecida Ferreira" w:date="2024-03-12T18:49:00Z">
                    <w:rPr>
                      <w:rFonts w:eastAsia="Calibri"/>
                      <w:lang w:eastAsia="pt-BR"/>
                    </w:rPr>
                  </w:rPrChange>
                </w:rPr>
                <w:delText>-</w:delText>
              </w:r>
              <w:r w:rsidRPr="0069313C" w:rsidDel="0069313C">
                <w:rPr>
                  <w:rFonts w:ascii="Arial" w:eastAsia="Calibri" w:hAnsi="Arial" w:cs="Arial"/>
                  <w:lang w:eastAsia="pt-BR"/>
                  <w:rPrChange w:id="93" w:author="Aparecida Ferreira" w:date="2024-03-12T18:49:00Z">
                    <w:rPr>
                      <w:rFonts w:eastAsia="Calibri"/>
                      <w:lang w:eastAsia="pt-BR"/>
                    </w:rPr>
                  </w:rPrChange>
                </w:rPr>
                <w:delText xml:space="preserve"> </w:delText>
              </w:r>
            </w:del>
            <w:r w:rsidRPr="0069313C">
              <w:rPr>
                <w:rFonts w:ascii="Arial" w:eastAsia="Calibri" w:hAnsi="Arial" w:cs="Arial"/>
                <w:lang w:eastAsia="pt-BR"/>
                <w:rPrChange w:id="94" w:author="Aparecida Ferreira" w:date="2024-03-12T18:49:00Z">
                  <w:rPr>
                    <w:rFonts w:eastAsia="Calibri"/>
                    <w:lang w:eastAsia="pt-BR"/>
                  </w:rPr>
                </w:rPrChange>
              </w:rPr>
              <w:t>Negociar termos de colaboração, incluindo taxas, disponibilidade e padrões de qualidade.</w:t>
            </w:r>
          </w:p>
          <w:p w14:paraId="244FF9EC" w14:textId="77777777" w:rsidR="00132E0B" w:rsidRPr="0069313C" w:rsidRDefault="00DC0EA1" w:rsidP="0069313C">
            <w:pPr>
              <w:pStyle w:val="PargrafodaLista"/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Arial" w:hAnsi="Arial" w:cs="Arial"/>
                <w:rPrChange w:id="95" w:author="Aparecida Ferreira" w:date="2024-03-12T18:49:00Z">
                  <w:rPr/>
                </w:rPrChange>
              </w:rPr>
              <w:pPrChange w:id="96" w:author="Aparecida Ferreira" w:date="2024-03-12T18:49:00Z">
                <w:pPr/>
              </w:pPrChange>
            </w:pPr>
            <w:del w:id="97" w:author="Aparecida Ferreira" w:date="2024-03-12T18:49:00Z">
              <w:r w:rsidRPr="0069313C" w:rsidDel="0069313C">
                <w:rPr>
                  <w:rFonts w:ascii="Arial" w:eastAsia="Calibri" w:hAnsi="Arial" w:cs="Arial"/>
                  <w:lang w:eastAsia="pt-BR"/>
                  <w:rPrChange w:id="98" w:author="Aparecida Ferreira" w:date="2024-03-12T18:49:00Z">
                    <w:rPr>
                      <w:rFonts w:eastAsia="Calibri"/>
                      <w:lang w:eastAsia="pt-BR"/>
                    </w:rPr>
                  </w:rPrChange>
                </w:rPr>
                <w:delText xml:space="preserve">   </w:delText>
              </w:r>
              <w:r w:rsidRPr="0069313C" w:rsidDel="0069313C">
                <w:rPr>
                  <w:rFonts w:ascii="Arial" w:eastAsia="Calibri" w:hAnsi="Arial" w:cs="Arial"/>
                  <w:lang w:eastAsia="pt-BR"/>
                  <w:rPrChange w:id="99" w:author="Aparecida Ferreira" w:date="2024-03-12T18:49:00Z">
                    <w:rPr>
                      <w:rFonts w:eastAsia="Calibri"/>
                      <w:lang w:eastAsia="pt-BR"/>
                    </w:rPr>
                  </w:rPrChange>
                </w:rPr>
                <w:delText>-</w:delText>
              </w:r>
              <w:r w:rsidRPr="0069313C" w:rsidDel="0069313C">
                <w:rPr>
                  <w:rFonts w:ascii="Arial" w:eastAsia="Calibri" w:hAnsi="Arial" w:cs="Arial"/>
                  <w:lang w:eastAsia="pt-BR"/>
                  <w:rPrChange w:id="100" w:author="Aparecida Ferreira" w:date="2024-03-12T18:49:00Z">
                    <w:rPr>
                      <w:rFonts w:eastAsia="Calibri"/>
                      <w:lang w:eastAsia="pt-BR"/>
                    </w:rPr>
                  </w:rPrChange>
                </w:rPr>
                <w:delText xml:space="preserve"> </w:delText>
              </w:r>
            </w:del>
            <w:r w:rsidRPr="0069313C">
              <w:rPr>
                <w:rFonts w:ascii="Arial" w:eastAsia="Calibri" w:hAnsi="Arial" w:cs="Arial"/>
                <w:lang w:eastAsia="pt-BR"/>
                <w:rPrChange w:id="101" w:author="Aparecida Ferreira" w:date="2024-03-12T18:49:00Z">
                  <w:rPr>
                    <w:rFonts w:eastAsia="Calibri"/>
                    <w:lang w:eastAsia="pt-BR"/>
                  </w:rPr>
                </w:rPrChange>
              </w:rPr>
              <w:t>Garantir que os</w:t>
            </w:r>
            <w:r w:rsidRPr="0069313C">
              <w:rPr>
                <w:rFonts w:ascii="Arial" w:eastAsia="Calibri" w:hAnsi="Arial" w:cs="Arial"/>
                <w:lang w:eastAsia="pt-BR"/>
                <w:rPrChange w:id="102" w:author="Aparecida Ferreira" w:date="2024-03-12T18:49:00Z">
                  <w:rPr>
                    <w:rFonts w:eastAsia="Calibri"/>
                    <w:lang w:eastAsia="pt-BR"/>
                  </w:rPr>
                </w:rPrChange>
              </w:rPr>
              <w:t xml:space="preserve"> profissionais parceiros estejam devidamente credenciados e atendam aos padrões exigidos.</w:t>
            </w:r>
          </w:p>
          <w:p w14:paraId="2B3385D6" w14:textId="77777777" w:rsidR="00132E0B" w:rsidDel="0069313C" w:rsidRDefault="00132E0B" w:rsidP="0069313C">
            <w:pPr>
              <w:spacing w:after="0" w:line="360" w:lineRule="auto"/>
              <w:jc w:val="both"/>
              <w:rPr>
                <w:del w:id="103" w:author="Aparecida Ferreira" w:date="2024-03-12T18:48:00Z"/>
                <w:rFonts w:ascii="Arial" w:hAnsi="Arial" w:cs="Arial"/>
              </w:rPr>
              <w:pPrChange w:id="104" w:author="Aparecida Ferreira" w:date="2024-03-12T18:49:00Z">
                <w:pPr/>
              </w:pPrChange>
            </w:pPr>
          </w:p>
          <w:p w14:paraId="72A237EF" w14:textId="77777777" w:rsidR="00132E0B" w:rsidRDefault="00DC0EA1" w:rsidP="0069313C">
            <w:pPr>
              <w:spacing w:after="0" w:line="360" w:lineRule="auto"/>
              <w:jc w:val="both"/>
              <w:rPr>
                <w:rFonts w:ascii="Arial" w:hAnsi="Arial" w:cs="Arial"/>
              </w:rPr>
              <w:pPrChange w:id="105" w:author="Aparecida Ferreira" w:date="2024-03-12T18:49:00Z">
                <w:pPr/>
              </w:pPrChange>
            </w:pPr>
            <w:r>
              <w:rPr>
                <w:rFonts w:ascii="Arial" w:eastAsia="Calibri" w:hAnsi="Arial" w:cs="Arial"/>
                <w:lang w:eastAsia="pt-BR"/>
              </w:rPr>
              <w:t>3. Oferecer uma variedade de serviços capilares personalizados para atender às diferentes necessidades dos clientes:</w:t>
            </w:r>
          </w:p>
          <w:p w14:paraId="5448B9D1" w14:textId="77777777" w:rsidR="00132E0B" w:rsidRPr="0069313C" w:rsidRDefault="00DC0EA1" w:rsidP="0069313C">
            <w:pPr>
              <w:pStyle w:val="Pargrafoda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Arial" w:hAnsi="Arial" w:cs="Arial"/>
                <w:rPrChange w:id="106" w:author="Aparecida Ferreira" w:date="2024-03-12T18:49:00Z">
                  <w:rPr/>
                </w:rPrChange>
              </w:rPr>
              <w:pPrChange w:id="107" w:author="Aparecida Ferreira" w:date="2024-03-12T18:49:00Z">
                <w:pPr/>
              </w:pPrChange>
            </w:pPr>
            <w:del w:id="108" w:author="Aparecida Ferreira" w:date="2024-03-12T18:49:00Z">
              <w:r w:rsidRPr="0069313C" w:rsidDel="0069313C">
                <w:rPr>
                  <w:rFonts w:ascii="Arial" w:eastAsia="Calibri" w:hAnsi="Arial" w:cs="Arial"/>
                  <w:lang w:eastAsia="pt-BR"/>
                  <w:rPrChange w:id="109" w:author="Aparecida Ferreira" w:date="2024-03-12T18:49:00Z">
                    <w:rPr>
                      <w:rFonts w:eastAsia="Calibri"/>
                      <w:lang w:eastAsia="pt-BR"/>
                    </w:rPr>
                  </w:rPrChange>
                </w:rPr>
                <w:delText xml:space="preserve">   </w:delText>
              </w:r>
              <w:r w:rsidRPr="0069313C" w:rsidDel="0069313C">
                <w:rPr>
                  <w:rFonts w:ascii="Arial" w:eastAsia="Calibri" w:hAnsi="Arial" w:cs="Arial"/>
                  <w:lang w:eastAsia="pt-BR"/>
                  <w:rPrChange w:id="110" w:author="Aparecida Ferreira" w:date="2024-03-12T18:49:00Z">
                    <w:rPr>
                      <w:rFonts w:eastAsia="Calibri"/>
                      <w:lang w:eastAsia="pt-BR"/>
                    </w:rPr>
                  </w:rPrChange>
                </w:rPr>
                <w:delText xml:space="preserve">- </w:delText>
              </w:r>
            </w:del>
            <w:r w:rsidRPr="0069313C">
              <w:rPr>
                <w:rFonts w:ascii="Arial" w:eastAsia="Calibri" w:hAnsi="Arial" w:cs="Arial"/>
                <w:lang w:eastAsia="pt-BR"/>
                <w:rPrChange w:id="111" w:author="Aparecida Ferreira" w:date="2024-03-12T18:49:00Z">
                  <w:rPr>
                    <w:rFonts w:eastAsia="Calibri"/>
                    <w:lang w:eastAsia="pt-BR"/>
                  </w:rPr>
                </w:rPrChange>
              </w:rPr>
              <w:t>Criar um catálogo abrangente de serviços, i</w:t>
            </w:r>
            <w:r w:rsidRPr="0069313C">
              <w:rPr>
                <w:rFonts w:ascii="Arial" w:eastAsia="Calibri" w:hAnsi="Arial" w:cs="Arial"/>
                <w:lang w:eastAsia="pt-BR"/>
                <w:rPrChange w:id="112" w:author="Aparecida Ferreira" w:date="2024-03-12T18:49:00Z">
                  <w:rPr>
                    <w:rFonts w:eastAsia="Calibri"/>
                    <w:lang w:eastAsia="pt-BR"/>
                  </w:rPr>
                </w:rPrChange>
              </w:rPr>
              <w:t>ncluindo cortes, colorações, tratamentos e estilos variados.</w:t>
            </w:r>
          </w:p>
          <w:p w14:paraId="050D79A5" w14:textId="77777777" w:rsidR="00132E0B" w:rsidRPr="0069313C" w:rsidRDefault="00DC0EA1" w:rsidP="0069313C">
            <w:pPr>
              <w:pStyle w:val="Pargrafoda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Arial" w:hAnsi="Arial" w:cs="Arial"/>
                <w:rPrChange w:id="113" w:author="Aparecida Ferreira" w:date="2024-03-12T18:49:00Z">
                  <w:rPr/>
                </w:rPrChange>
              </w:rPr>
              <w:pPrChange w:id="114" w:author="Aparecida Ferreira" w:date="2024-03-12T18:49:00Z">
                <w:pPr/>
              </w:pPrChange>
            </w:pPr>
            <w:del w:id="115" w:author="Aparecida Ferreira" w:date="2024-03-12T18:49:00Z">
              <w:r w:rsidRPr="0069313C" w:rsidDel="0069313C">
                <w:rPr>
                  <w:rFonts w:ascii="Arial" w:eastAsia="Calibri" w:hAnsi="Arial" w:cs="Arial"/>
                  <w:lang w:eastAsia="pt-BR"/>
                  <w:rPrChange w:id="116" w:author="Aparecida Ferreira" w:date="2024-03-12T18:49:00Z">
                    <w:rPr>
                      <w:rFonts w:eastAsia="Calibri"/>
                      <w:lang w:eastAsia="pt-BR"/>
                    </w:rPr>
                  </w:rPrChange>
                </w:rPr>
                <w:delText xml:space="preserve">   </w:delText>
              </w:r>
              <w:r w:rsidRPr="0069313C" w:rsidDel="0069313C">
                <w:rPr>
                  <w:rFonts w:ascii="Arial" w:eastAsia="Calibri" w:hAnsi="Arial" w:cs="Arial"/>
                  <w:lang w:eastAsia="pt-BR"/>
                  <w:rPrChange w:id="117" w:author="Aparecida Ferreira" w:date="2024-03-12T18:49:00Z">
                    <w:rPr>
                      <w:rFonts w:eastAsia="Calibri"/>
                      <w:lang w:eastAsia="pt-BR"/>
                    </w:rPr>
                  </w:rPrChange>
                </w:rPr>
                <w:delText xml:space="preserve">- </w:delText>
              </w:r>
            </w:del>
            <w:r w:rsidRPr="0069313C">
              <w:rPr>
                <w:rFonts w:ascii="Arial" w:eastAsia="Calibri" w:hAnsi="Arial" w:cs="Arial"/>
                <w:lang w:eastAsia="pt-BR"/>
                <w:rPrChange w:id="118" w:author="Aparecida Ferreira" w:date="2024-03-12T18:49:00Z">
                  <w:rPr>
                    <w:rFonts w:eastAsia="Calibri"/>
                    <w:lang w:eastAsia="pt-BR"/>
                  </w:rPr>
                </w:rPrChange>
              </w:rPr>
              <w:t>Personalizar opções adicionais para atender às preferências individuais dos clientes.</w:t>
            </w:r>
          </w:p>
          <w:p w14:paraId="710065F0" w14:textId="77777777" w:rsidR="00132E0B" w:rsidRPr="0069313C" w:rsidRDefault="00DC0EA1" w:rsidP="0069313C">
            <w:pPr>
              <w:pStyle w:val="Pargrafoda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Arial" w:hAnsi="Arial" w:cs="Arial"/>
                <w:rPrChange w:id="119" w:author="Aparecida Ferreira" w:date="2024-03-12T18:49:00Z">
                  <w:rPr/>
                </w:rPrChange>
              </w:rPr>
              <w:pPrChange w:id="120" w:author="Aparecida Ferreira" w:date="2024-03-12T18:49:00Z">
                <w:pPr/>
              </w:pPrChange>
            </w:pPr>
            <w:del w:id="121" w:author="Aparecida Ferreira" w:date="2024-03-12T18:49:00Z">
              <w:r w:rsidRPr="0069313C" w:rsidDel="0069313C">
                <w:rPr>
                  <w:rFonts w:ascii="Arial" w:eastAsia="Calibri" w:hAnsi="Arial" w:cs="Arial"/>
                  <w:lang w:eastAsia="pt-BR"/>
                  <w:rPrChange w:id="122" w:author="Aparecida Ferreira" w:date="2024-03-12T18:49:00Z">
                    <w:rPr>
                      <w:rFonts w:eastAsia="Calibri"/>
                      <w:lang w:eastAsia="pt-BR"/>
                    </w:rPr>
                  </w:rPrChange>
                </w:rPr>
                <w:lastRenderedPageBreak/>
                <w:delText xml:space="preserve">   </w:delText>
              </w:r>
              <w:r w:rsidRPr="0069313C" w:rsidDel="0069313C">
                <w:rPr>
                  <w:rFonts w:ascii="Arial" w:eastAsia="Calibri" w:hAnsi="Arial" w:cs="Arial"/>
                  <w:lang w:eastAsia="pt-BR"/>
                  <w:rPrChange w:id="123" w:author="Aparecida Ferreira" w:date="2024-03-12T18:49:00Z">
                    <w:rPr>
                      <w:rFonts w:eastAsia="Calibri"/>
                      <w:lang w:eastAsia="pt-BR"/>
                    </w:rPr>
                  </w:rPrChange>
                </w:rPr>
                <w:delText xml:space="preserve">- </w:delText>
              </w:r>
            </w:del>
            <w:r w:rsidRPr="0069313C">
              <w:rPr>
                <w:rFonts w:ascii="Arial" w:eastAsia="Calibri" w:hAnsi="Arial" w:cs="Arial"/>
                <w:lang w:eastAsia="pt-BR"/>
                <w:rPrChange w:id="124" w:author="Aparecida Ferreira" w:date="2024-03-12T18:49:00Z">
                  <w:rPr>
                    <w:rFonts w:eastAsia="Calibri"/>
                    <w:lang w:eastAsia="pt-BR"/>
                  </w:rPr>
                </w:rPrChange>
              </w:rPr>
              <w:t>Manter atualizações regulares no catálogo, incorporando novas tendências e demandas do mercado.</w:t>
            </w:r>
          </w:p>
          <w:p w14:paraId="37538E77" w14:textId="77777777" w:rsidR="00132E0B" w:rsidDel="0069313C" w:rsidRDefault="00132E0B" w:rsidP="0069313C">
            <w:pPr>
              <w:spacing w:line="360" w:lineRule="auto"/>
              <w:jc w:val="both"/>
              <w:rPr>
                <w:del w:id="125" w:author="Aparecida Ferreira" w:date="2024-03-12T18:49:00Z"/>
                <w:rFonts w:ascii="Arial" w:hAnsi="Arial" w:cs="Arial"/>
              </w:rPr>
              <w:pPrChange w:id="126" w:author="Aparecida Ferreira" w:date="2024-03-12T18:48:00Z">
                <w:pPr/>
              </w:pPrChange>
            </w:pPr>
          </w:p>
          <w:p w14:paraId="1B8D42D3" w14:textId="77777777" w:rsidR="00132E0B" w:rsidRDefault="00DC0EA1" w:rsidP="0069313C">
            <w:pPr>
              <w:spacing w:after="0" w:line="360" w:lineRule="auto"/>
              <w:jc w:val="both"/>
              <w:rPr>
                <w:rFonts w:ascii="Arial" w:hAnsi="Arial" w:cs="Arial"/>
              </w:rPr>
              <w:pPrChange w:id="127" w:author="Aparecida Ferreira" w:date="2024-03-12T18:50:00Z">
                <w:pPr/>
              </w:pPrChange>
            </w:pPr>
            <w:r>
              <w:rPr>
                <w:rFonts w:ascii="Arial" w:eastAsia="Calibri" w:hAnsi="Arial" w:cs="Arial"/>
                <w:lang w:eastAsia="pt-BR"/>
              </w:rPr>
              <w:t>4.</w:t>
            </w:r>
            <w:r>
              <w:rPr>
                <w:rFonts w:ascii="Arial" w:eastAsia="Calibri" w:hAnsi="Arial" w:cs="Arial"/>
                <w:lang w:eastAsia="pt-BR"/>
              </w:rPr>
              <w:t xml:space="preserve"> Implementar um sistema de feedback para avaliação contínua da satisfação do cliente e aprimoramento dos serviços:</w:t>
            </w:r>
          </w:p>
          <w:p w14:paraId="15495918" w14:textId="77777777" w:rsidR="00132E0B" w:rsidRPr="0069313C" w:rsidRDefault="00DC0EA1" w:rsidP="0069313C">
            <w:pPr>
              <w:pStyle w:val="PargrafodaLista"/>
              <w:numPr>
                <w:ilvl w:val="0"/>
                <w:numId w:val="6"/>
              </w:numPr>
              <w:spacing w:line="360" w:lineRule="auto"/>
              <w:jc w:val="both"/>
              <w:rPr>
                <w:rFonts w:ascii="Arial" w:hAnsi="Arial" w:cs="Arial"/>
                <w:rPrChange w:id="128" w:author="Aparecida Ferreira" w:date="2024-03-12T18:50:00Z">
                  <w:rPr/>
                </w:rPrChange>
              </w:rPr>
              <w:pPrChange w:id="129" w:author="Aparecida Ferreira" w:date="2024-03-12T18:50:00Z">
                <w:pPr/>
              </w:pPrChange>
            </w:pPr>
            <w:del w:id="130" w:author="Aparecida Ferreira" w:date="2024-03-12T18:50:00Z">
              <w:r w:rsidRPr="0069313C" w:rsidDel="0069313C">
                <w:rPr>
                  <w:rFonts w:ascii="Arial" w:eastAsia="Calibri" w:hAnsi="Arial" w:cs="Arial"/>
                  <w:lang w:eastAsia="pt-BR"/>
                  <w:rPrChange w:id="131" w:author="Aparecida Ferreira" w:date="2024-03-12T18:50:00Z">
                    <w:rPr>
                      <w:rFonts w:eastAsia="Calibri"/>
                      <w:lang w:eastAsia="pt-BR"/>
                    </w:rPr>
                  </w:rPrChange>
                </w:rPr>
                <w:delText xml:space="preserve">   </w:delText>
              </w:r>
            </w:del>
            <w:del w:id="132" w:author="Aparecida Ferreira" w:date="2024-03-12T18:49:00Z">
              <w:r w:rsidRPr="0069313C" w:rsidDel="0069313C">
                <w:rPr>
                  <w:rFonts w:ascii="Arial" w:eastAsia="Calibri" w:hAnsi="Arial" w:cs="Arial"/>
                  <w:lang w:eastAsia="pt-BR"/>
                  <w:rPrChange w:id="133" w:author="Aparecida Ferreira" w:date="2024-03-12T18:50:00Z">
                    <w:rPr>
                      <w:rFonts w:eastAsia="Calibri"/>
                      <w:lang w:eastAsia="pt-BR"/>
                    </w:rPr>
                  </w:rPrChange>
                </w:rPr>
                <w:delText xml:space="preserve">- </w:delText>
              </w:r>
            </w:del>
            <w:r w:rsidRPr="0069313C">
              <w:rPr>
                <w:rFonts w:ascii="Arial" w:eastAsia="Calibri" w:hAnsi="Arial" w:cs="Arial"/>
                <w:lang w:eastAsia="pt-BR"/>
                <w:rPrChange w:id="134" w:author="Aparecida Ferreira" w:date="2024-03-12T18:50:00Z">
                  <w:rPr>
                    <w:rFonts w:eastAsia="Calibri"/>
                    <w:lang w:eastAsia="pt-BR"/>
                  </w:rPr>
                </w:rPrChange>
              </w:rPr>
              <w:t>Introduzir um sistema de avaliação e comentários após cada serviço realizado.</w:t>
            </w:r>
          </w:p>
          <w:p w14:paraId="39EBA94A" w14:textId="77777777" w:rsidR="00132E0B" w:rsidRPr="0069313C" w:rsidRDefault="00DC0EA1" w:rsidP="0069313C">
            <w:pPr>
              <w:pStyle w:val="PargrafodaLista"/>
              <w:numPr>
                <w:ilvl w:val="0"/>
                <w:numId w:val="6"/>
              </w:numPr>
              <w:spacing w:line="360" w:lineRule="auto"/>
              <w:jc w:val="both"/>
              <w:rPr>
                <w:rFonts w:ascii="Arial" w:hAnsi="Arial" w:cs="Arial"/>
                <w:rPrChange w:id="135" w:author="Aparecida Ferreira" w:date="2024-03-12T18:50:00Z">
                  <w:rPr/>
                </w:rPrChange>
              </w:rPr>
              <w:pPrChange w:id="136" w:author="Aparecida Ferreira" w:date="2024-03-12T18:50:00Z">
                <w:pPr/>
              </w:pPrChange>
            </w:pPr>
            <w:del w:id="137" w:author="Aparecida Ferreira" w:date="2024-03-12T18:50:00Z">
              <w:r w:rsidRPr="0069313C" w:rsidDel="0069313C">
                <w:rPr>
                  <w:rFonts w:ascii="Arial" w:eastAsia="Calibri" w:hAnsi="Arial" w:cs="Arial"/>
                  <w:lang w:eastAsia="pt-BR"/>
                  <w:rPrChange w:id="138" w:author="Aparecida Ferreira" w:date="2024-03-12T18:50:00Z">
                    <w:rPr>
                      <w:rFonts w:eastAsia="Calibri"/>
                      <w:lang w:eastAsia="pt-BR"/>
                    </w:rPr>
                  </w:rPrChange>
                </w:rPr>
                <w:delText xml:space="preserve">   </w:delText>
              </w:r>
              <w:r w:rsidRPr="0069313C" w:rsidDel="0069313C">
                <w:rPr>
                  <w:rFonts w:ascii="Arial" w:eastAsia="Calibri" w:hAnsi="Arial" w:cs="Arial"/>
                  <w:lang w:eastAsia="pt-BR"/>
                  <w:rPrChange w:id="139" w:author="Aparecida Ferreira" w:date="2024-03-12T18:50:00Z">
                    <w:rPr>
                      <w:rFonts w:eastAsia="Calibri"/>
                      <w:lang w:eastAsia="pt-BR"/>
                    </w:rPr>
                  </w:rPrChange>
                </w:rPr>
                <w:delText xml:space="preserve">- </w:delText>
              </w:r>
            </w:del>
            <w:r w:rsidRPr="0069313C">
              <w:rPr>
                <w:rFonts w:ascii="Arial" w:eastAsia="Calibri" w:hAnsi="Arial" w:cs="Arial"/>
                <w:lang w:eastAsia="pt-BR"/>
                <w:rPrChange w:id="140" w:author="Aparecida Ferreira" w:date="2024-03-12T18:50:00Z">
                  <w:rPr>
                    <w:rFonts w:eastAsia="Calibri"/>
                    <w:lang w:eastAsia="pt-BR"/>
                  </w:rPr>
                </w:rPrChange>
              </w:rPr>
              <w:t>Analisar regularmente os feedbacks recebidos para ide</w:t>
            </w:r>
            <w:r w:rsidRPr="0069313C">
              <w:rPr>
                <w:rFonts w:ascii="Arial" w:eastAsia="Calibri" w:hAnsi="Arial" w:cs="Arial"/>
                <w:lang w:eastAsia="pt-BR"/>
                <w:rPrChange w:id="141" w:author="Aparecida Ferreira" w:date="2024-03-12T18:50:00Z">
                  <w:rPr>
                    <w:rFonts w:eastAsia="Calibri"/>
                    <w:lang w:eastAsia="pt-BR"/>
                  </w:rPr>
                </w:rPrChange>
              </w:rPr>
              <w:t>ntificar áreas de melhoria.</w:t>
            </w:r>
          </w:p>
          <w:p w14:paraId="20CA3EDF" w14:textId="77777777" w:rsidR="00132E0B" w:rsidRPr="0069313C" w:rsidRDefault="00DC0EA1" w:rsidP="0069313C">
            <w:pPr>
              <w:pStyle w:val="PargrafodaLista"/>
              <w:numPr>
                <w:ilvl w:val="0"/>
                <w:numId w:val="6"/>
              </w:numPr>
              <w:spacing w:after="0" w:line="360" w:lineRule="auto"/>
              <w:jc w:val="both"/>
              <w:rPr>
                <w:rFonts w:ascii="Arial" w:hAnsi="Arial" w:cs="Arial"/>
                <w:rPrChange w:id="142" w:author="Aparecida Ferreira" w:date="2024-03-12T18:50:00Z">
                  <w:rPr/>
                </w:rPrChange>
              </w:rPr>
              <w:pPrChange w:id="143" w:author="Aparecida Ferreira" w:date="2024-03-12T18:51:00Z">
                <w:pPr/>
              </w:pPrChange>
            </w:pPr>
            <w:del w:id="144" w:author="Aparecida Ferreira" w:date="2024-03-12T18:50:00Z">
              <w:r w:rsidRPr="0069313C" w:rsidDel="0069313C">
                <w:rPr>
                  <w:rFonts w:ascii="Arial" w:eastAsia="Calibri" w:hAnsi="Arial" w:cs="Arial"/>
                  <w:lang w:eastAsia="pt-BR"/>
                  <w:rPrChange w:id="145" w:author="Aparecida Ferreira" w:date="2024-03-12T18:50:00Z">
                    <w:rPr>
                      <w:rFonts w:eastAsia="Calibri"/>
                      <w:lang w:eastAsia="pt-BR"/>
                    </w:rPr>
                  </w:rPrChange>
                </w:rPr>
                <w:delText xml:space="preserve">   </w:delText>
              </w:r>
              <w:r w:rsidRPr="0069313C" w:rsidDel="0069313C">
                <w:rPr>
                  <w:rFonts w:ascii="Arial" w:eastAsia="Calibri" w:hAnsi="Arial" w:cs="Arial"/>
                  <w:lang w:eastAsia="pt-BR"/>
                  <w:rPrChange w:id="146" w:author="Aparecida Ferreira" w:date="2024-03-12T18:50:00Z">
                    <w:rPr>
                      <w:rFonts w:eastAsia="Calibri"/>
                      <w:lang w:eastAsia="pt-BR"/>
                    </w:rPr>
                  </w:rPrChange>
                </w:rPr>
                <w:delText xml:space="preserve">- </w:delText>
              </w:r>
            </w:del>
            <w:r w:rsidRPr="0069313C">
              <w:rPr>
                <w:rFonts w:ascii="Arial" w:eastAsia="Calibri" w:hAnsi="Arial" w:cs="Arial"/>
                <w:lang w:eastAsia="pt-BR"/>
                <w:rPrChange w:id="147" w:author="Aparecida Ferreira" w:date="2024-03-12T18:50:00Z">
                  <w:rPr>
                    <w:rFonts w:eastAsia="Calibri"/>
                    <w:lang w:eastAsia="pt-BR"/>
                  </w:rPr>
                </w:rPrChange>
              </w:rPr>
              <w:t>Implementar mudanças e atualizações com base nas sugestões dos clientes.</w:t>
            </w:r>
          </w:p>
          <w:p w14:paraId="09DAB354" w14:textId="77777777" w:rsidR="00132E0B" w:rsidDel="0069313C" w:rsidRDefault="00132E0B" w:rsidP="0069313C">
            <w:pPr>
              <w:spacing w:line="360" w:lineRule="auto"/>
              <w:jc w:val="both"/>
              <w:rPr>
                <w:del w:id="148" w:author="Aparecida Ferreira" w:date="2024-03-12T18:50:00Z"/>
                <w:rFonts w:ascii="Arial" w:hAnsi="Arial" w:cs="Arial"/>
              </w:rPr>
              <w:pPrChange w:id="149" w:author="Aparecida Ferreira" w:date="2024-03-12T18:48:00Z">
                <w:pPr/>
              </w:pPrChange>
            </w:pPr>
          </w:p>
          <w:p w14:paraId="261E477A" w14:textId="77777777" w:rsidR="00132E0B" w:rsidRDefault="00DC0EA1" w:rsidP="0069313C">
            <w:pPr>
              <w:spacing w:after="0" w:line="360" w:lineRule="auto"/>
              <w:jc w:val="both"/>
              <w:rPr>
                <w:rFonts w:ascii="Arial" w:hAnsi="Arial" w:cs="Arial"/>
              </w:rPr>
              <w:pPrChange w:id="150" w:author="Aparecida Ferreira" w:date="2024-03-12T18:50:00Z">
                <w:pPr/>
              </w:pPrChange>
            </w:pPr>
            <w:r>
              <w:rPr>
                <w:rFonts w:ascii="Arial" w:eastAsia="Calibri" w:hAnsi="Arial" w:cs="Arial"/>
                <w:lang w:eastAsia="pt-BR"/>
              </w:rPr>
              <w:t>5. Promover a divulgação eficaz do site, aumentando a visibilidade e a acessibilidade para potenciais usuários:</w:t>
            </w:r>
          </w:p>
          <w:p w14:paraId="72A8E25E" w14:textId="77777777" w:rsidR="00132E0B" w:rsidRPr="0069313C" w:rsidRDefault="00DC0EA1" w:rsidP="0069313C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rPrChange w:id="151" w:author="Aparecida Ferreira" w:date="2024-03-12T18:51:00Z">
                  <w:rPr/>
                </w:rPrChange>
              </w:rPr>
              <w:pPrChange w:id="152" w:author="Aparecida Ferreira" w:date="2024-03-12T18:51:00Z">
                <w:pPr/>
              </w:pPrChange>
            </w:pPr>
            <w:del w:id="153" w:author="Aparecida Ferreira" w:date="2024-03-12T18:51:00Z">
              <w:r w:rsidRPr="0069313C" w:rsidDel="0069313C">
                <w:rPr>
                  <w:rFonts w:ascii="Arial" w:eastAsia="Calibri" w:hAnsi="Arial" w:cs="Arial"/>
                  <w:lang w:eastAsia="pt-BR"/>
                  <w:rPrChange w:id="154" w:author="Aparecida Ferreira" w:date="2024-03-12T18:51:00Z">
                    <w:rPr>
                      <w:rFonts w:eastAsia="Calibri"/>
                      <w:lang w:eastAsia="pt-BR"/>
                    </w:rPr>
                  </w:rPrChange>
                </w:rPr>
                <w:delText xml:space="preserve">   </w:delText>
              </w:r>
            </w:del>
            <w:del w:id="155" w:author="Aparecida Ferreira" w:date="2024-03-12T18:50:00Z">
              <w:r w:rsidRPr="0069313C" w:rsidDel="0069313C">
                <w:rPr>
                  <w:rFonts w:ascii="Arial" w:eastAsia="Calibri" w:hAnsi="Arial" w:cs="Arial"/>
                  <w:lang w:eastAsia="pt-BR"/>
                  <w:rPrChange w:id="156" w:author="Aparecida Ferreira" w:date="2024-03-12T18:51:00Z">
                    <w:rPr>
                      <w:rFonts w:eastAsia="Calibri"/>
                      <w:lang w:eastAsia="pt-BR"/>
                    </w:rPr>
                  </w:rPrChange>
                </w:rPr>
                <w:delText xml:space="preserve">- </w:delText>
              </w:r>
            </w:del>
            <w:r w:rsidRPr="0069313C">
              <w:rPr>
                <w:rFonts w:ascii="Arial" w:eastAsia="Calibri" w:hAnsi="Arial" w:cs="Arial"/>
                <w:lang w:eastAsia="pt-BR"/>
                <w:rPrChange w:id="157" w:author="Aparecida Ferreira" w:date="2024-03-12T18:51:00Z">
                  <w:rPr>
                    <w:rFonts w:eastAsia="Calibri"/>
                    <w:lang w:eastAsia="pt-BR"/>
                  </w:rPr>
                </w:rPrChange>
              </w:rPr>
              <w:t>Desenvolver estratégias de marke</w:t>
            </w:r>
            <w:r w:rsidRPr="0069313C">
              <w:rPr>
                <w:rFonts w:ascii="Arial" w:eastAsia="Calibri" w:hAnsi="Arial" w:cs="Arial"/>
                <w:lang w:eastAsia="pt-BR"/>
                <w:rPrChange w:id="158" w:author="Aparecida Ferreira" w:date="2024-03-12T18:51:00Z">
                  <w:rPr>
                    <w:rFonts w:eastAsia="Calibri"/>
                    <w:lang w:eastAsia="pt-BR"/>
                  </w:rPr>
                </w:rPrChange>
              </w:rPr>
              <w:t>ting online, incluindo campanhas em redes sociais e anúncios pagos.</w:t>
            </w:r>
          </w:p>
          <w:p w14:paraId="54012230" w14:textId="77777777" w:rsidR="00132E0B" w:rsidRPr="0069313C" w:rsidRDefault="00DC0EA1" w:rsidP="0069313C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rPrChange w:id="159" w:author="Aparecida Ferreira" w:date="2024-03-12T18:51:00Z">
                  <w:rPr/>
                </w:rPrChange>
              </w:rPr>
              <w:pPrChange w:id="160" w:author="Aparecida Ferreira" w:date="2024-03-12T18:51:00Z">
                <w:pPr/>
              </w:pPrChange>
            </w:pPr>
            <w:del w:id="161" w:author="Aparecida Ferreira" w:date="2024-03-12T18:51:00Z">
              <w:r w:rsidRPr="0069313C" w:rsidDel="0069313C">
                <w:rPr>
                  <w:rFonts w:ascii="Arial" w:eastAsia="Calibri" w:hAnsi="Arial" w:cs="Arial"/>
                  <w:lang w:eastAsia="pt-BR"/>
                  <w:rPrChange w:id="162" w:author="Aparecida Ferreira" w:date="2024-03-12T18:51:00Z">
                    <w:rPr>
                      <w:rFonts w:eastAsia="Calibri"/>
                      <w:lang w:eastAsia="pt-BR"/>
                    </w:rPr>
                  </w:rPrChange>
                </w:rPr>
                <w:delText xml:space="preserve">   </w:delText>
              </w:r>
            </w:del>
            <w:del w:id="163" w:author="Aparecida Ferreira" w:date="2024-03-12T18:50:00Z">
              <w:r w:rsidRPr="0069313C" w:rsidDel="0069313C">
                <w:rPr>
                  <w:rFonts w:ascii="Arial" w:eastAsia="Calibri" w:hAnsi="Arial" w:cs="Arial"/>
                  <w:lang w:eastAsia="pt-BR"/>
                  <w:rPrChange w:id="164" w:author="Aparecida Ferreira" w:date="2024-03-12T18:51:00Z">
                    <w:rPr>
                      <w:rFonts w:eastAsia="Calibri"/>
                      <w:lang w:eastAsia="pt-BR"/>
                    </w:rPr>
                  </w:rPrChange>
                </w:rPr>
                <w:delText xml:space="preserve">- </w:delText>
              </w:r>
            </w:del>
            <w:r w:rsidRPr="0069313C">
              <w:rPr>
                <w:rFonts w:ascii="Arial" w:eastAsia="Calibri" w:hAnsi="Arial" w:cs="Arial"/>
                <w:lang w:eastAsia="pt-BR"/>
                <w:rPrChange w:id="165" w:author="Aparecida Ferreira" w:date="2024-03-12T18:51:00Z">
                  <w:rPr>
                    <w:rFonts w:eastAsia="Calibri"/>
                    <w:lang w:eastAsia="pt-BR"/>
                  </w:rPr>
                </w:rPrChange>
              </w:rPr>
              <w:t>Colaborar com influenciadores e profissionais do setor para ampliar a divulgação.</w:t>
            </w:r>
          </w:p>
          <w:p w14:paraId="4A8976F6" w14:textId="77777777" w:rsidR="00132E0B" w:rsidRPr="0069313C" w:rsidRDefault="00DC0EA1" w:rsidP="0069313C">
            <w:pPr>
              <w:pStyle w:val="PargrafodaLista"/>
              <w:numPr>
                <w:ilvl w:val="0"/>
                <w:numId w:val="7"/>
              </w:numPr>
              <w:spacing w:line="360" w:lineRule="auto"/>
              <w:jc w:val="both"/>
              <w:rPr>
                <w:rFonts w:ascii="Arial" w:hAnsi="Arial" w:cs="Arial"/>
                <w:rPrChange w:id="166" w:author="Aparecida Ferreira" w:date="2024-03-12T18:51:00Z">
                  <w:rPr/>
                </w:rPrChange>
              </w:rPr>
              <w:pPrChange w:id="167" w:author="Aparecida Ferreira" w:date="2024-03-12T18:51:00Z">
                <w:pPr/>
              </w:pPrChange>
            </w:pPr>
            <w:del w:id="168" w:author="Aparecida Ferreira" w:date="2024-03-12T18:51:00Z">
              <w:r w:rsidRPr="0069313C" w:rsidDel="0069313C">
                <w:rPr>
                  <w:rFonts w:ascii="Arial" w:eastAsia="Calibri" w:hAnsi="Arial" w:cs="Arial"/>
                  <w:lang w:eastAsia="pt-BR"/>
                  <w:rPrChange w:id="169" w:author="Aparecida Ferreira" w:date="2024-03-12T18:51:00Z">
                    <w:rPr>
                      <w:rFonts w:eastAsia="Calibri"/>
                      <w:lang w:eastAsia="pt-BR"/>
                    </w:rPr>
                  </w:rPrChange>
                </w:rPr>
                <w:delText xml:space="preserve">   </w:delText>
              </w:r>
            </w:del>
            <w:del w:id="170" w:author="Aparecida Ferreira" w:date="2024-03-12T18:50:00Z">
              <w:r w:rsidRPr="0069313C" w:rsidDel="0069313C">
                <w:rPr>
                  <w:rFonts w:ascii="Arial" w:eastAsia="Calibri" w:hAnsi="Arial" w:cs="Arial"/>
                  <w:lang w:eastAsia="pt-BR"/>
                  <w:rPrChange w:id="171" w:author="Aparecida Ferreira" w:date="2024-03-12T18:51:00Z">
                    <w:rPr>
                      <w:rFonts w:eastAsia="Calibri"/>
                      <w:lang w:eastAsia="pt-BR"/>
                    </w:rPr>
                  </w:rPrChange>
                </w:rPr>
                <w:delText xml:space="preserve">- </w:delText>
              </w:r>
            </w:del>
            <w:r w:rsidRPr="0069313C">
              <w:rPr>
                <w:rFonts w:ascii="Arial" w:eastAsia="Calibri" w:hAnsi="Arial" w:cs="Arial"/>
                <w:lang w:eastAsia="pt-BR"/>
                <w:rPrChange w:id="172" w:author="Aparecida Ferreira" w:date="2024-03-12T18:51:00Z">
                  <w:rPr>
                    <w:rFonts w:eastAsia="Calibri"/>
                    <w:lang w:eastAsia="pt-BR"/>
                  </w:rPr>
                </w:rPrChange>
              </w:rPr>
              <w:t>Otimizar o site para motores de busca (SEO) para aumentar a visibilidade orgânica.</w:t>
            </w:r>
          </w:p>
          <w:p w14:paraId="16A587F2" w14:textId="77777777" w:rsidR="00132E0B" w:rsidDel="0069313C" w:rsidRDefault="00132E0B" w:rsidP="0069313C">
            <w:pPr>
              <w:spacing w:after="0" w:line="360" w:lineRule="auto"/>
              <w:jc w:val="both"/>
              <w:rPr>
                <w:del w:id="173" w:author="Aparecida Ferreira" w:date="2024-03-12T18:50:00Z"/>
                <w:rFonts w:ascii="Arial" w:hAnsi="Arial" w:cs="Arial"/>
              </w:rPr>
              <w:pPrChange w:id="174" w:author="Aparecida Ferreira" w:date="2024-03-12T18:51:00Z">
                <w:pPr/>
              </w:pPrChange>
            </w:pPr>
          </w:p>
          <w:p w14:paraId="675D1AD0" w14:textId="77777777" w:rsidR="00132E0B" w:rsidRDefault="00DC0EA1" w:rsidP="0069313C">
            <w:pPr>
              <w:spacing w:after="0" w:line="360" w:lineRule="auto"/>
              <w:jc w:val="both"/>
              <w:rPr>
                <w:rFonts w:ascii="Arial" w:hAnsi="Arial" w:cs="Arial"/>
              </w:rPr>
              <w:pPrChange w:id="175" w:author="Aparecida Ferreira" w:date="2024-03-12T18:51:00Z">
                <w:pPr/>
              </w:pPrChange>
            </w:pPr>
            <w:r>
              <w:rPr>
                <w:rFonts w:ascii="Arial" w:eastAsia="Calibri" w:hAnsi="Arial" w:cs="Arial"/>
                <w:lang w:eastAsia="pt-BR"/>
              </w:rPr>
              <w:t xml:space="preserve">6. Garantir </w:t>
            </w:r>
            <w:r>
              <w:rPr>
                <w:rFonts w:ascii="Arial" w:eastAsia="Calibri" w:hAnsi="Arial" w:cs="Arial"/>
                <w:lang w:eastAsia="pt-BR"/>
              </w:rPr>
              <w:t>a segurança e privacidade dos dados dos usuários durante o processo de agendamento:</w:t>
            </w:r>
          </w:p>
          <w:p w14:paraId="79DA9DD6" w14:textId="77777777" w:rsidR="00132E0B" w:rsidRPr="0069313C" w:rsidRDefault="00DC0EA1" w:rsidP="0069313C">
            <w:pPr>
              <w:pStyle w:val="PargrafodaLista"/>
              <w:numPr>
                <w:ilvl w:val="0"/>
                <w:numId w:val="8"/>
              </w:numPr>
              <w:spacing w:after="0" w:line="360" w:lineRule="auto"/>
              <w:jc w:val="both"/>
              <w:rPr>
                <w:rFonts w:ascii="Arial" w:hAnsi="Arial" w:cs="Arial"/>
                <w:rPrChange w:id="176" w:author="Aparecida Ferreira" w:date="2024-03-12T18:52:00Z">
                  <w:rPr/>
                </w:rPrChange>
              </w:rPr>
              <w:pPrChange w:id="177" w:author="Aparecida Ferreira" w:date="2024-03-12T18:52:00Z">
                <w:pPr/>
              </w:pPrChange>
            </w:pPr>
            <w:del w:id="178" w:author="Aparecida Ferreira" w:date="2024-03-12T18:52:00Z">
              <w:r w:rsidRPr="0069313C" w:rsidDel="0069313C">
                <w:rPr>
                  <w:rFonts w:ascii="Arial" w:eastAsia="Calibri" w:hAnsi="Arial" w:cs="Arial"/>
                  <w:lang w:eastAsia="pt-BR"/>
                  <w:rPrChange w:id="179" w:author="Aparecida Ferreira" w:date="2024-03-12T18:52:00Z">
                    <w:rPr>
                      <w:rFonts w:eastAsia="Calibri"/>
                      <w:lang w:eastAsia="pt-BR"/>
                    </w:rPr>
                  </w:rPrChange>
                </w:rPr>
                <w:delText xml:space="preserve">   </w:delText>
              </w:r>
              <w:r w:rsidRPr="0069313C" w:rsidDel="0069313C">
                <w:rPr>
                  <w:rFonts w:ascii="Arial" w:eastAsia="Calibri" w:hAnsi="Arial" w:cs="Arial"/>
                  <w:lang w:eastAsia="pt-BR"/>
                  <w:rPrChange w:id="180" w:author="Aparecida Ferreira" w:date="2024-03-12T18:52:00Z">
                    <w:rPr>
                      <w:rFonts w:eastAsia="Calibri"/>
                      <w:lang w:eastAsia="pt-BR"/>
                    </w:rPr>
                  </w:rPrChange>
                </w:rPr>
                <w:delText xml:space="preserve">- </w:delText>
              </w:r>
            </w:del>
            <w:r w:rsidRPr="0069313C">
              <w:rPr>
                <w:rFonts w:ascii="Arial" w:eastAsia="Calibri" w:hAnsi="Arial" w:cs="Arial"/>
                <w:lang w:eastAsia="pt-BR"/>
                <w:rPrChange w:id="181" w:author="Aparecida Ferreira" w:date="2024-03-12T18:52:00Z">
                  <w:rPr>
                    <w:rFonts w:eastAsia="Calibri"/>
                    <w:lang w:eastAsia="pt-BR"/>
                  </w:rPr>
                </w:rPrChange>
              </w:rPr>
              <w:t>Implementar medidas de segurança robustas, como criptografia de dados e certificados SSL.</w:t>
            </w:r>
          </w:p>
          <w:p w14:paraId="52E619BF" w14:textId="77777777" w:rsidR="00132E0B" w:rsidRPr="00094B41" w:rsidDel="0069313C" w:rsidRDefault="00DC0EA1" w:rsidP="00094B41">
            <w:pPr>
              <w:spacing w:line="360" w:lineRule="auto"/>
              <w:rPr>
                <w:del w:id="182" w:author="Aparecida Ferreira" w:date="2024-03-12T18:52:00Z"/>
                <w:rFonts w:ascii="Arial" w:hAnsi="Arial" w:cs="Arial"/>
                <w:rPrChange w:id="183" w:author="Aparecida Ferreira" w:date="2024-03-12T18:52:00Z">
                  <w:rPr>
                    <w:del w:id="184" w:author="Aparecida Ferreira" w:date="2024-03-12T18:52:00Z"/>
                  </w:rPr>
                </w:rPrChange>
              </w:rPr>
              <w:pPrChange w:id="185" w:author="Aparecida Ferreira" w:date="2024-03-12T18:52:00Z">
                <w:pPr/>
              </w:pPrChange>
            </w:pPr>
            <w:del w:id="186" w:author="Aparecida Ferreira" w:date="2024-03-12T18:52:00Z">
              <w:r w:rsidRPr="00094B41" w:rsidDel="0069313C">
                <w:rPr>
                  <w:rFonts w:ascii="Arial" w:eastAsia="Calibri" w:hAnsi="Arial" w:cs="Arial"/>
                  <w:lang w:eastAsia="pt-BR"/>
                  <w:rPrChange w:id="187" w:author="Aparecida Ferreira" w:date="2024-03-12T18:52:00Z">
                    <w:rPr>
                      <w:rFonts w:eastAsia="Calibri"/>
                      <w:lang w:eastAsia="pt-BR"/>
                    </w:rPr>
                  </w:rPrChange>
                </w:rPr>
                <w:delText xml:space="preserve">   </w:delText>
              </w:r>
              <w:r w:rsidRPr="00094B41" w:rsidDel="0069313C">
                <w:rPr>
                  <w:rFonts w:ascii="Arial" w:eastAsia="Calibri" w:hAnsi="Arial" w:cs="Arial"/>
                  <w:lang w:eastAsia="pt-BR"/>
                  <w:rPrChange w:id="188" w:author="Aparecida Ferreira" w:date="2024-03-12T18:52:00Z">
                    <w:rPr>
                      <w:rFonts w:eastAsia="Calibri"/>
                      <w:lang w:eastAsia="pt-BR"/>
                    </w:rPr>
                  </w:rPrChange>
                </w:rPr>
                <w:delText xml:space="preserve">- </w:delText>
              </w:r>
            </w:del>
            <w:r w:rsidRPr="00094B41">
              <w:rPr>
                <w:rFonts w:ascii="Arial" w:eastAsia="Calibri" w:hAnsi="Arial" w:cs="Arial"/>
                <w:lang w:eastAsia="pt-BR"/>
                <w:rPrChange w:id="189" w:author="Aparecida Ferreira" w:date="2024-03-12T18:52:00Z">
                  <w:rPr>
                    <w:rFonts w:eastAsia="Calibri"/>
                    <w:lang w:eastAsia="pt-BR"/>
                  </w:rPr>
                </w:rPrChange>
              </w:rPr>
              <w:t>Cumprir regulamentações de proteção de dados e privacidade.</w:t>
            </w:r>
            <w:ins w:id="190" w:author="Aparecida Ferreira" w:date="2024-03-12T18:52:00Z">
              <w:r w:rsidR="0069313C" w:rsidRPr="00094B41">
                <w:rPr>
                  <w:rFonts w:ascii="Arial" w:eastAsia="Calibri" w:hAnsi="Arial" w:cs="Arial"/>
                  <w:lang w:eastAsia="pt-BR"/>
                  <w:rPrChange w:id="191" w:author="Aparecida Ferreira" w:date="2024-03-12T18:52:00Z">
                    <w:rPr>
                      <w:rFonts w:ascii="Arial" w:eastAsia="Calibri" w:hAnsi="Arial" w:cs="Arial"/>
                      <w:lang w:eastAsia="pt-BR"/>
                    </w:rPr>
                  </w:rPrChange>
                </w:rPr>
                <w:t xml:space="preserve"> </w:t>
              </w:r>
            </w:ins>
          </w:p>
          <w:p w14:paraId="607689BA" w14:textId="77777777" w:rsidR="00132E0B" w:rsidRPr="00094B41" w:rsidDel="0069313C" w:rsidRDefault="00DC0EA1" w:rsidP="00094B41">
            <w:pPr>
              <w:spacing w:line="360" w:lineRule="auto"/>
              <w:rPr>
                <w:del w:id="192" w:author="Aparecida Ferreira" w:date="2024-03-12T18:51:00Z"/>
                <w:rFonts w:ascii="Arial" w:hAnsi="Arial" w:cs="Arial"/>
                <w:rPrChange w:id="193" w:author="Aparecida Ferreira" w:date="2024-03-12T18:52:00Z">
                  <w:rPr>
                    <w:del w:id="194" w:author="Aparecida Ferreira" w:date="2024-03-12T18:51:00Z"/>
                    <w:rFonts w:ascii="Arial" w:hAnsi="Arial" w:cs="Arial"/>
                  </w:rPr>
                </w:rPrChange>
              </w:rPr>
              <w:pPrChange w:id="195" w:author="Aparecida Ferreira" w:date="2024-03-12T18:52:00Z">
                <w:pPr/>
              </w:pPrChange>
            </w:pPr>
            <w:del w:id="196" w:author="Aparecida Ferreira" w:date="2024-03-12T18:52:00Z">
              <w:r w:rsidRPr="00094B41" w:rsidDel="00094B41">
                <w:rPr>
                  <w:rFonts w:ascii="Arial" w:eastAsia="Calibri" w:hAnsi="Arial" w:cs="Arial"/>
                  <w:lang w:eastAsia="pt-BR"/>
                  <w:rPrChange w:id="197" w:author="Aparecida Ferreira" w:date="2024-03-12T18:52:00Z">
                    <w:rPr>
                      <w:rFonts w:ascii="Arial" w:eastAsia="Calibri" w:hAnsi="Arial" w:cs="Arial"/>
                      <w:lang w:eastAsia="pt-BR"/>
                    </w:rPr>
                  </w:rPrChange>
                </w:rPr>
                <w:delText xml:space="preserve"> </w:delText>
              </w:r>
              <w:r w:rsidRPr="00094B41" w:rsidDel="00094B41">
                <w:rPr>
                  <w:rFonts w:ascii="Arial" w:eastAsia="Calibri" w:hAnsi="Arial" w:cs="Arial"/>
                  <w:lang w:eastAsia="pt-BR"/>
                  <w:rPrChange w:id="198" w:author="Aparecida Ferreira" w:date="2024-03-12T18:52:00Z">
                    <w:rPr>
                      <w:rFonts w:ascii="Arial" w:eastAsia="Calibri" w:hAnsi="Arial" w:cs="Arial"/>
                      <w:lang w:eastAsia="pt-BR"/>
                    </w:rPr>
                  </w:rPrChange>
                </w:rPr>
                <w:delText xml:space="preserve"> </w:delText>
              </w:r>
              <w:r w:rsidRPr="00094B41" w:rsidDel="00094B41">
                <w:rPr>
                  <w:rFonts w:ascii="Arial" w:eastAsia="Calibri" w:hAnsi="Arial" w:cs="Arial"/>
                  <w:lang w:eastAsia="pt-BR"/>
                  <w:rPrChange w:id="199" w:author="Aparecida Ferreira" w:date="2024-03-12T18:52:00Z">
                    <w:rPr>
                      <w:rFonts w:ascii="Arial" w:eastAsia="Calibri" w:hAnsi="Arial" w:cs="Arial"/>
                      <w:lang w:eastAsia="pt-BR"/>
                    </w:rPr>
                  </w:rPrChange>
                </w:rPr>
                <w:delText xml:space="preserve"> </w:delText>
              </w:r>
              <w:r w:rsidRPr="00094B41" w:rsidDel="0069313C">
                <w:rPr>
                  <w:rFonts w:ascii="Arial" w:eastAsia="Calibri" w:hAnsi="Arial" w:cs="Arial"/>
                  <w:lang w:eastAsia="pt-BR"/>
                  <w:rPrChange w:id="200" w:author="Aparecida Ferreira" w:date="2024-03-12T18:52:00Z">
                    <w:rPr>
                      <w:rFonts w:ascii="Arial" w:eastAsia="Calibri" w:hAnsi="Arial" w:cs="Arial"/>
                      <w:lang w:eastAsia="pt-BR"/>
                    </w:rPr>
                  </w:rPrChange>
                </w:rPr>
                <w:delText xml:space="preserve">- </w:delText>
              </w:r>
            </w:del>
            <w:r w:rsidRPr="00094B41">
              <w:rPr>
                <w:rFonts w:ascii="Arial" w:eastAsia="Calibri" w:hAnsi="Arial" w:cs="Arial"/>
                <w:lang w:eastAsia="pt-BR"/>
                <w:rPrChange w:id="201" w:author="Aparecida Ferreira" w:date="2024-03-12T18:52:00Z">
                  <w:rPr>
                    <w:rFonts w:ascii="Arial" w:eastAsia="Calibri" w:hAnsi="Arial" w:cs="Arial"/>
                    <w:lang w:eastAsia="pt-BR"/>
                  </w:rPr>
                </w:rPrChange>
              </w:rPr>
              <w:t xml:space="preserve">Educar </w:t>
            </w:r>
            <w:r w:rsidRPr="00094B41">
              <w:rPr>
                <w:rFonts w:ascii="Arial" w:eastAsia="Calibri" w:hAnsi="Arial" w:cs="Arial"/>
                <w:lang w:eastAsia="pt-BR"/>
                <w:rPrChange w:id="202" w:author="Aparecida Ferreira" w:date="2024-03-12T18:52:00Z">
                  <w:rPr>
                    <w:rFonts w:ascii="Arial" w:eastAsia="Calibri" w:hAnsi="Arial" w:cs="Arial"/>
                    <w:lang w:eastAsia="pt-BR"/>
                  </w:rPr>
                </w:rPrChange>
              </w:rPr>
              <w:t>os usuários sobre práticas seguras e transparentes em relação aos seus dados pessoais.</w:t>
            </w:r>
          </w:p>
          <w:p w14:paraId="3E8EA081" w14:textId="77777777" w:rsidR="00132E0B" w:rsidRDefault="00132E0B" w:rsidP="00094B41">
            <w:pPr>
              <w:spacing w:line="360" w:lineRule="auto"/>
              <w:rPr>
                <w:rFonts w:eastAsia="Calibri"/>
                <w:lang w:eastAsia="pt-BR"/>
              </w:rPr>
              <w:pPrChange w:id="203" w:author="Aparecida Ferreira" w:date="2024-03-12T18:52:00Z">
                <w:pPr/>
              </w:pPrChange>
            </w:pPr>
          </w:p>
        </w:tc>
      </w:tr>
    </w:tbl>
    <w:p w14:paraId="03868692" w14:textId="77777777" w:rsidR="00132E0B" w:rsidRDefault="00132E0B">
      <w:pPr>
        <w:rPr>
          <w:rFonts w:ascii="Arial" w:hAnsi="Arial" w:cs="Arial"/>
        </w:rPr>
      </w:pPr>
    </w:p>
    <w:p w14:paraId="5AE547E9" w14:textId="77777777" w:rsidR="00132E0B" w:rsidRDefault="00DC0EA1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290495D0" w14:textId="77777777" w:rsidR="00132E0B" w:rsidRDefault="00DC0EA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PROCEDIMENTOS </w:t>
      </w:r>
      <w:commentRangeStart w:id="204"/>
      <w:r>
        <w:rPr>
          <w:rFonts w:ascii="Arial" w:hAnsi="Arial" w:cs="Arial"/>
        </w:rPr>
        <w:t>METODOLÓGICOS</w:t>
      </w:r>
      <w:commentRangeEnd w:id="204"/>
      <w:r w:rsidR="00094B41">
        <w:rPr>
          <w:rStyle w:val="Refdecomentrio"/>
        </w:rPr>
        <w:commentReference w:id="204"/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132E0B" w14:paraId="48607A89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410D3" w14:textId="77777777" w:rsidR="00132E0B" w:rsidDel="00094B41" w:rsidRDefault="00DC0EA1" w:rsidP="00094B41">
            <w:pPr>
              <w:spacing w:line="360" w:lineRule="auto"/>
              <w:rPr>
                <w:del w:id="205" w:author="Aparecida Ferreira" w:date="2024-03-12T18:53:00Z"/>
                <w:rFonts w:ascii="Arial" w:hAnsi="Arial" w:cs="Arial"/>
              </w:rPr>
              <w:pPrChange w:id="206" w:author="Aparecida Ferreira" w:date="2024-03-12T18:53:00Z">
                <w:pPr>
                  <w:spacing w:line="360" w:lineRule="auto"/>
                </w:pPr>
              </w:pPrChange>
            </w:pPr>
            <w:del w:id="207" w:author="Aparecida Ferreira" w:date="2024-03-12T18:53:00Z">
              <w:r w:rsidDel="00094B41">
                <w:rPr>
                  <w:rFonts w:ascii="Arial" w:hAnsi="Arial" w:cs="Arial"/>
                </w:rPr>
                <w:delText>1. **Revisão Bibliográfica:**</w:delText>
              </w:r>
            </w:del>
          </w:p>
          <w:p w14:paraId="41363456" w14:textId="77777777" w:rsidR="00132E0B" w:rsidDel="00094B41" w:rsidRDefault="00DC0EA1" w:rsidP="00094B41">
            <w:pPr>
              <w:spacing w:line="360" w:lineRule="auto"/>
              <w:rPr>
                <w:del w:id="208" w:author="Aparecida Ferreira" w:date="2024-03-12T18:53:00Z"/>
                <w:rFonts w:ascii="Arial" w:hAnsi="Arial" w:cs="Arial"/>
              </w:rPr>
              <w:pPrChange w:id="209" w:author="Aparecida Ferreira" w:date="2024-03-12T18:53:00Z">
                <w:pPr>
                  <w:spacing w:line="360" w:lineRule="auto"/>
                </w:pPr>
              </w:pPrChange>
            </w:pPr>
            <w:del w:id="210" w:author="Aparecida Ferreira" w:date="2024-03-12T18:53:00Z">
              <w:r w:rsidDel="00094B41">
                <w:rPr>
                  <w:rFonts w:ascii="Arial" w:hAnsi="Arial" w:cs="Arial"/>
                </w:rPr>
                <w:delText xml:space="preserve">   - Realizar uma revisão extensiva de literatura sobre as tendências atuais no setor de beleza e cuidados</w:delText>
              </w:r>
              <w:r w:rsidDel="00094B41">
                <w:rPr>
                  <w:rFonts w:ascii="Arial" w:hAnsi="Arial" w:cs="Arial"/>
                </w:rPr>
                <w:delText xml:space="preserve"> capilares.</w:delText>
              </w:r>
            </w:del>
          </w:p>
          <w:p w14:paraId="57829E3C" w14:textId="77777777" w:rsidR="00132E0B" w:rsidDel="00094B41" w:rsidRDefault="00DC0EA1" w:rsidP="00094B41">
            <w:pPr>
              <w:spacing w:line="360" w:lineRule="auto"/>
              <w:rPr>
                <w:del w:id="211" w:author="Aparecida Ferreira" w:date="2024-03-12T18:53:00Z"/>
                <w:rFonts w:ascii="Arial" w:hAnsi="Arial" w:cs="Arial"/>
              </w:rPr>
              <w:pPrChange w:id="212" w:author="Aparecida Ferreira" w:date="2024-03-12T18:53:00Z">
                <w:pPr>
                  <w:spacing w:line="360" w:lineRule="auto"/>
                </w:pPr>
              </w:pPrChange>
            </w:pPr>
            <w:del w:id="213" w:author="Aparecida Ferreira" w:date="2024-03-12T18:53:00Z">
              <w:r w:rsidDel="00094B41">
                <w:rPr>
                  <w:rFonts w:ascii="Arial" w:hAnsi="Arial" w:cs="Arial"/>
                </w:rPr>
                <w:delText xml:space="preserve">   - Analisar estudos relacionados a plataformas de agendamento online, identificando melhores práticas e desafios.</w:delText>
              </w:r>
            </w:del>
          </w:p>
          <w:p w14:paraId="48FD3937" w14:textId="77777777" w:rsidR="00132E0B" w:rsidDel="00094B41" w:rsidRDefault="00132E0B" w:rsidP="00094B41">
            <w:pPr>
              <w:spacing w:line="360" w:lineRule="auto"/>
              <w:rPr>
                <w:del w:id="214" w:author="Aparecida Ferreira" w:date="2024-03-12T18:53:00Z"/>
                <w:rFonts w:ascii="Arial" w:hAnsi="Arial" w:cs="Arial"/>
              </w:rPr>
              <w:pPrChange w:id="215" w:author="Aparecida Ferreira" w:date="2024-03-12T18:53:00Z">
                <w:pPr>
                  <w:spacing w:line="360" w:lineRule="auto"/>
                </w:pPr>
              </w:pPrChange>
            </w:pPr>
          </w:p>
          <w:p w14:paraId="3588CF85" w14:textId="77777777" w:rsidR="00132E0B" w:rsidDel="00094B41" w:rsidRDefault="00DC0EA1" w:rsidP="00094B41">
            <w:pPr>
              <w:spacing w:line="360" w:lineRule="auto"/>
              <w:rPr>
                <w:del w:id="216" w:author="Aparecida Ferreira" w:date="2024-03-12T18:53:00Z"/>
                <w:rFonts w:ascii="Arial" w:hAnsi="Arial" w:cs="Arial"/>
              </w:rPr>
              <w:pPrChange w:id="217" w:author="Aparecida Ferreira" w:date="2024-03-12T18:53:00Z">
                <w:pPr>
                  <w:spacing w:line="360" w:lineRule="auto"/>
                </w:pPr>
              </w:pPrChange>
            </w:pPr>
            <w:del w:id="218" w:author="Aparecida Ferreira" w:date="2024-03-12T18:53:00Z">
              <w:r w:rsidDel="00094B41">
                <w:rPr>
                  <w:rFonts w:ascii="Arial" w:hAnsi="Arial" w:cs="Arial"/>
                </w:rPr>
                <w:delText>2. **Pesquisas de Mercado:**</w:delText>
              </w:r>
            </w:del>
          </w:p>
          <w:p w14:paraId="5C8DE14E" w14:textId="77777777" w:rsidR="00132E0B" w:rsidDel="00094B41" w:rsidRDefault="00DC0EA1" w:rsidP="00094B41">
            <w:pPr>
              <w:spacing w:line="360" w:lineRule="auto"/>
              <w:rPr>
                <w:del w:id="219" w:author="Aparecida Ferreira" w:date="2024-03-12T18:53:00Z"/>
                <w:rFonts w:ascii="Arial" w:hAnsi="Arial" w:cs="Arial"/>
              </w:rPr>
              <w:pPrChange w:id="220" w:author="Aparecida Ferreira" w:date="2024-03-12T18:53:00Z">
                <w:pPr>
                  <w:spacing w:line="360" w:lineRule="auto"/>
                </w:pPr>
              </w:pPrChange>
            </w:pPr>
            <w:del w:id="221" w:author="Aparecida Ferreira" w:date="2024-03-12T18:53:00Z">
              <w:r w:rsidDel="00094B41">
                <w:rPr>
                  <w:rFonts w:ascii="Arial" w:hAnsi="Arial" w:cs="Arial"/>
                </w:rPr>
                <w:delText xml:space="preserve">   - Conduzir pesquisas de mercado para compreender as preferências e necessidades dos </w:delText>
              </w:r>
              <w:r w:rsidDel="00094B41">
                <w:rPr>
                  <w:rFonts w:ascii="Arial" w:hAnsi="Arial" w:cs="Arial"/>
                </w:rPr>
                <w:delText>consumidores no segmento de cuidados capilares.</w:delText>
              </w:r>
            </w:del>
          </w:p>
          <w:p w14:paraId="4A094BD2" w14:textId="77777777" w:rsidR="00132E0B" w:rsidDel="00094B41" w:rsidRDefault="00DC0EA1" w:rsidP="00094B41">
            <w:pPr>
              <w:spacing w:line="360" w:lineRule="auto"/>
              <w:rPr>
                <w:del w:id="222" w:author="Aparecida Ferreira" w:date="2024-03-12T18:53:00Z"/>
                <w:rFonts w:ascii="Arial" w:hAnsi="Arial" w:cs="Arial"/>
              </w:rPr>
              <w:pPrChange w:id="223" w:author="Aparecida Ferreira" w:date="2024-03-12T18:53:00Z">
                <w:pPr>
                  <w:spacing w:line="360" w:lineRule="auto"/>
                </w:pPr>
              </w:pPrChange>
            </w:pPr>
            <w:del w:id="224" w:author="Aparecida Ferreira" w:date="2024-03-12T18:53:00Z">
              <w:r w:rsidDel="00094B41">
                <w:rPr>
                  <w:rFonts w:ascii="Arial" w:hAnsi="Arial" w:cs="Arial"/>
                </w:rPr>
                <w:delText xml:space="preserve">   - Avaliar concorrentes e identificar lacunas no mercado que possam ser exploradas pela plataforma.</w:delText>
              </w:r>
            </w:del>
          </w:p>
          <w:p w14:paraId="61AE9300" w14:textId="77777777" w:rsidR="00132E0B" w:rsidDel="00094B41" w:rsidRDefault="00132E0B" w:rsidP="00094B41">
            <w:pPr>
              <w:spacing w:line="360" w:lineRule="auto"/>
              <w:rPr>
                <w:del w:id="225" w:author="Aparecida Ferreira" w:date="2024-03-12T18:53:00Z"/>
                <w:rFonts w:ascii="Arial" w:hAnsi="Arial" w:cs="Arial"/>
              </w:rPr>
              <w:pPrChange w:id="226" w:author="Aparecida Ferreira" w:date="2024-03-12T18:53:00Z">
                <w:pPr>
                  <w:spacing w:line="360" w:lineRule="auto"/>
                </w:pPr>
              </w:pPrChange>
            </w:pPr>
          </w:p>
          <w:p w14:paraId="014A4D6E" w14:textId="77777777" w:rsidR="00132E0B" w:rsidDel="00094B41" w:rsidRDefault="00DC0EA1" w:rsidP="00094B41">
            <w:pPr>
              <w:spacing w:line="360" w:lineRule="auto"/>
              <w:rPr>
                <w:del w:id="227" w:author="Aparecida Ferreira" w:date="2024-03-12T18:53:00Z"/>
                <w:rFonts w:ascii="Arial" w:hAnsi="Arial" w:cs="Arial"/>
              </w:rPr>
              <w:pPrChange w:id="228" w:author="Aparecida Ferreira" w:date="2024-03-12T18:53:00Z">
                <w:pPr>
                  <w:spacing w:line="360" w:lineRule="auto"/>
                </w:pPr>
              </w:pPrChange>
            </w:pPr>
            <w:del w:id="229" w:author="Aparecida Ferreira" w:date="2024-03-12T18:53:00Z">
              <w:r w:rsidDel="00094B41">
                <w:rPr>
                  <w:rFonts w:ascii="Arial" w:hAnsi="Arial" w:cs="Arial"/>
                </w:rPr>
                <w:delText>3. **Entrevistas com Profissionais do Setor:**</w:delText>
              </w:r>
            </w:del>
          </w:p>
          <w:p w14:paraId="1A89340E" w14:textId="77777777" w:rsidR="00132E0B" w:rsidDel="00094B41" w:rsidRDefault="00DC0EA1" w:rsidP="00094B41">
            <w:pPr>
              <w:spacing w:line="360" w:lineRule="auto"/>
              <w:rPr>
                <w:del w:id="230" w:author="Aparecida Ferreira" w:date="2024-03-12T18:53:00Z"/>
                <w:rFonts w:ascii="Arial" w:hAnsi="Arial" w:cs="Arial"/>
              </w:rPr>
              <w:pPrChange w:id="231" w:author="Aparecida Ferreira" w:date="2024-03-12T18:53:00Z">
                <w:pPr>
                  <w:spacing w:line="360" w:lineRule="auto"/>
                </w:pPr>
              </w:pPrChange>
            </w:pPr>
            <w:del w:id="232" w:author="Aparecida Ferreira" w:date="2024-03-12T18:53:00Z">
              <w:r w:rsidDel="00094B41">
                <w:rPr>
                  <w:rFonts w:ascii="Arial" w:hAnsi="Arial" w:cs="Arial"/>
                </w:rPr>
                <w:delText xml:space="preserve">   - Entrevistar cabeleireiros, coloristas e outros profis</w:delText>
              </w:r>
              <w:r w:rsidDel="00094B41">
                <w:rPr>
                  <w:rFonts w:ascii="Arial" w:hAnsi="Arial" w:cs="Arial"/>
                </w:rPr>
                <w:delText>sionais para compreender suas perspectivas sobre as demandas dos clientes e as oportunidades de melhoria nos serviços.</w:delText>
              </w:r>
            </w:del>
          </w:p>
          <w:p w14:paraId="1C9EAE51" w14:textId="77777777" w:rsidR="00132E0B" w:rsidDel="00094B41" w:rsidRDefault="00132E0B" w:rsidP="00094B41">
            <w:pPr>
              <w:spacing w:line="360" w:lineRule="auto"/>
              <w:rPr>
                <w:del w:id="233" w:author="Aparecida Ferreira" w:date="2024-03-12T18:53:00Z"/>
                <w:rFonts w:ascii="Arial" w:hAnsi="Arial" w:cs="Arial"/>
              </w:rPr>
              <w:pPrChange w:id="234" w:author="Aparecida Ferreira" w:date="2024-03-12T18:53:00Z">
                <w:pPr>
                  <w:spacing w:line="360" w:lineRule="auto"/>
                </w:pPr>
              </w:pPrChange>
            </w:pPr>
          </w:p>
          <w:p w14:paraId="0E92255E" w14:textId="77777777" w:rsidR="00132E0B" w:rsidDel="00094B41" w:rsidRDefault="00DC0EA1" w:rsidP="00094B41">
            <w:pPr>
              <w:spacing w:line="360" w:lineRule="auto"/>
              <w:rPr>
                <w:del w:id="235" w:author="Aparecida Ferreira" w:date="2024-03-12T18:53:00Z"/>
                <w:rFonts w:ascii="Arial" w:hAnsi="Arial" w:cs="Arial"/>
              </w:rPr>
              <w:pPrChange w:id="236" w:author="Aparecida Ferreira" w:date="2024-03-12T18:53:00Z">
                <w:pPr>
                  <w:spacing w:line="360" w:lineRule="auto"/>
                </w:pPr>
              </w:pPrChange>
            </w:pPr>
            <w:del w:id="237" w:author="Aparecida Ferreira" w:date="2024-03-12T18:53:00Z">
              <w:r w:rsidDel="00094B41">
                <w:rPr>
                  <w:rFonts w:ascii="Arial" w:hAnsi="Arial" w:cs="Arial"/>
                </w:rPr>
                <w:delText>4. **Consulta a Especialistas em Desenvolvimento Web:**</w:delText>
              </w:r>
            </w:del>
          </w:p>
          <w:p w14:paraId="17B0515E" w14:textId="77777777" w:rsidR="00132E0B" w:rsidDel="00094B41" w:rsidRDefault="00DC0EA1" w:rsidP="00094B41">
            <w:pPr>
              <w:spacing w:line="360" w:lineRule="auto"/>
              <w:rPr>
                <w:del w:id="238" w:author="Aparecida Ferreira" w:date="2024-03-12T18:53:00Z"/>
                <w:rFonts w:ascii="Arial" w:hAnsi="Arial" w:cs="Arial"/>
              </w:rPr>
              <w:pPrChange w:id="239" w:author="Aparecida Ferreira" w:date="2024-03-12T18:53:00Z">
                <w:pPr>
                  <w:spacing w:line="360" w:lineRule="auto"/>
                </w:pPr>
              </w:pPrChange>
            </w:pPr>
            <w:del w:id="240" w:author="Aparecida Ferreira" w:date="2024-03-12T18:53:00Z">
              <w:r w:rsidDel="00094B41">
                <w:rPr>
                  <w:rFonts w:ascii="Arial" w:hAnsi="Arial" w:cs="Arial"/>
                </w:rPr>
                <w:delText xml:space="preserve">   - Consultar desenvolvedores web especializados em interfaces intuitivas e exp</w:delText>
              </w:r>
              <w:r w:rsidDel="00094B41">
                <w:rPr>
                  <w:rFonts w:ascii="Arial" w:hAnsi="Arial" w:cs="Arial"/>
                </w:rPr>
                <w:delText>eriência do usuário para orientar o desenvolvimento da plataforma.</w:delText>
              </w:r>
            </w:del>
          </w:p>
          <w:p w14:paraId="622E468B" w14:textId="77777777" w:rsidR="00132E0B" w:rsidDel="00094B41" w:rsidRDefault="00132E0B" w:rsidP="00094B41">
            <w:pPr>
              <w:spacing w:line="360" w:lineRule="auto"/>
              <w:rPr>
                <w:del w:id="241" w:author="Aparecida Ferreira" w:date="2024-03-12T18:53:00Z"/>
                <w:rFonts w:ascii="Arial" w:hAnsi="Arial" w:cs="Arial"/>
              </w:rPr>
              <w:pPrChange w:id="242" w:author="Aparecida Ferreira" w:date="2024-03-12T18:53:00Z">
                <w:pPr>
                  <w:spacing w:line="360" w:lineRule="auto"/>
                </w:pPr>
              </w:pPrChange>
            </w:pPr>
          </w:p>
          <w:p w14:paraId="24553E51" w14:textId="77777777" w:rsidR="00132E0B" w:rsidDel="00094B41" w:rsidRDefault="00DC0EA1" w:rsidP="00094B41">
            <w:pPr>
              <w:spacing w:line="360" w:lineRule="auto"/>
              <w:rPr>
                <w:del w:id="243" w:author="Aparecida Ferreira" w:date="2024-03-12T18:53:00Z"/>
                <w:rFonts w:ascii="Arial" w:hAnsi="Arial" w:cs="Arial"/>
              </w:rPr>
              <w:pPrChange w:id="244" w:author="Aparecida Ferreira" w:date="2024-03-12T18:53:00Z">
                <w:pPr>
                  <w:spacing w:line="360" w:lineRule="auto"/>
                </w:pPr>
              </w:pPrChange>
            </w:pPr>
            <w:del w:id="245" w:author="Aparecida Ferreira" w:date="2024-03-12T18:53:00Z">
              <w:r w:rsidDel="00094B41">
                <w:rPr>
                  <w:rFonts w:ascii="Arial" w:hAnsi="Arial" w:cs="Arial"/>
                </w:rPr>
                <w:delText>5. **Negociações com Profissionais Parceiros:**</w:delText>
              </w:r>
            </w:del>
          </w:p>
          <w:p w14:paraId="7544764D" w14:textId="77777777" w:rsidR="00132E0B" w:rsidDel="00094B41" w:rsidRDefault="00DC0EA1" w:rsidP="00094B41">
            <w:pPr>
              <w:spacing w:line="360" w:lineRule="auto"/>
              <w:rPr>
                <w:del w:id="246" w:author="Aparecida Ferreira" w:date="2024-03-12T18:53:00Z"/>
                <w:rFonts w:ascii="Arial" w:hAnsi="Arial" w:cs="Arial"/>
              </w:rPr>
              <w:pPrChange w:id="247" w:author="Aparecida Ferreira" w:date="2024-03-12T18:53:00Z">
                <w:pPr>
                  <w:spacing w:line="360" w:lineRule="auto"/>
                </w:pPr>
              </w:pPrChange>
            </w:pPr>
            <w:del w:id="248" w:author="Aparecida Ferreira" w:date="2024-03-12T18:53:00Z">
              <w:r w:rsidDel="00094B41">
                <w:rPr>
                  <w:rFonts w:ascii="Arial" w:hAnsi="Arial" w:cs="Arial"/>
                </w:rPr>
                <w:delText xml:space="preserve">   - Conduzir reuniões de negociação com cabeleireiros e salões para estabelecer parcerias sólidas, garantindo alinhamento de interesses e q</w:delText>
              </w:r>
              <w:r w:rsidDel="00094B41">
                <w:rPr>
                  <w:rFonts w:ascii="Arial" w:hAnsi="Arial" w:cs="Arial"/>
                </w:rPr>
                <w:delText>ualidade de serviços.</w:delText>
              </w:r>
            </w:del>
          </w:p>
          <w:p w14:paraId="5E7B4FBF" w14:textId="77777777" w:rsidR="00132E0B" w:rsidDel="00094B41" w:rsidRDefault="00132E0B" w:rsidP="00094B41">
            <w:pPr>
              <w:spacing w:line="360" w:lineRule="auto"/>
              <w:rPr>
                <w:del w:id="249" w:author="Aparecida Ferreira" w:date="2024-03-12T18:53:00Z"/>
                <w:rFonts w:ascii="Arial" w:hAnsi="Arial" w:cs="Arial"/>
              </w:rPr>
              <w:pPrChange w:id="250" w:author="Aparecida Ferreira" w:date="2024-03-12T18:53:00Z">
                <w:pPr>
                  <w:spacing w:line="360" w:lineRule="auto"/>
                </w:pPr>
              </w:pPrChange>
            </w:pPr>
          </w:p>
          <w:p w14:paraId="3BAF4241" w14:textId="77777777" w:rsidR="00132E0B" w:rsidDel="00094B41" w:rsidRDefault="00DC0EA1" w:rsidP="00094B41">
            <w:pPr>
              <w:spacing w:line="360" w:lineRule="auto"/>
              <w:rPr>
                <w:del w:id="251" w:author="Aparecida Ferreira" w:date="2024-03-12T18:53:00Z"/>
                <w:rFonts w:ascii="Arial" w:hAnsi="Arial" w:cs="Arial"/>
              </w:rPr>
              <w:pPrChange w:id="252" w:author="Aparecida Ferreira" w:date="2024-03-12T18:53:00Z">
                <w:pPr>
                  <w:spacing w:line="360" w:lineRule="auto"/>
                </w:pPr>
              </w:pPrChange>
            </w:pPr>
            <w:del w:id="253" w:author="Aparecida Ferreira" w:date="2024-03-12T18:53:00Z">
              <w:r w:rsidDel="00094B41">
                <w:rPr>
                  <w:rFonts w:ascii="Arial" w:hAnsi="Arial" w:cs="Arial"/>
                </w:rPr>
                <w:delText>6. **Testes Pilotos:**</w:delText>
              </w:r>
            </w:del>
          </w:p>
          <w:p w14:paraId="4D8D98B8" w14:textId="77777777" w:rsidR="00132E0B" w:rsidDel="00094B41" w:rsidRDefault="00DC0EA1" w:rsidP="00094B41">
            <w:pPr>
              <w:spacing w:line="360" w:lineRule="auto"/>
              <w:rPr>
                <w:del w:id="254" w:author="Aparecida Ferreira" w:date="2024-03-12T18:53:00Z"/>
                <w:rFonts w:ascii="Arial" w:hAnsi="Arial" w:cs="Arial"/>
              </w:rPr>
              <w:pPrChange w:id="255" w:author="Aparecida Ferreira" w:date="2024-03-12T18:53:00Z">
                <w:pPr>
                  <w:spacing w:line="360" w:lineRule="auto"/>
                </w:pPr>
              </w:pPrChange>
            </w:pPr>
            <w:del w:id="256" w:author="Aparecida Ferreira" w:date="2024-03-12T18:53:00Z">
              <w:r w:rsidDel="00094B41">
                <w:rPr>
                  <w:rFonts w:ascii="Arial" w:hAnsi="Arial" w:cs="Arial"/>
                </w:rPr>
                <w:delText xml:space="preserve">   - Realizar testes pilotos da plataforma com um grupo seleto de usuários para identificar possíveis problemas e coletar feedback inicial.</w:delText>
              </w:r>
            </w:del>
          </w:p>
          <w:p w14:paraId="4C28B444" w14:textId="77777777" w:rsidR="00132E0B" w:rsidDel="00094B41" w:rsidRDefault="00132E0B" w:rsidP="00094B41">
            <w:pPr>
              <w:spacing w:line="360" w:lineRule="auto"/>
              <w:rPr>
                <w:del w:id="257" w:author="Aparecida Ferreira" w:date="2024-03-12T18:53:00Z"/>
                <w:rFonts w:ascii="Arial" w:hAnsi="Arial" w:cs="Arial"/>
              </w:rPr>
              <w:pPrChange w:id="258" w:author="Aparecida Ferreira" w:date="2024-03-12T18:53:00Z">
                <w:pPr>
                  <w:spacing w:line="360" w:lineRule="auto"/>
                </w:pPr>
              </w:pPrChange>
            </w:pPr>
          </w:p>
          <w:p w14:paraId="50988458" w14:textId="77777777" w:rsidR="00132E0B" w:rsidDel="00094B41" w:rsidRDefault="00DC0EA1" w:rsidP="00094B41">
            <w:pPr>
              <w:spacing w:line="360" w:lineRule="auto"/>
              <w:rPr>
                <w:del w:id="259" w:author="Aparecida Ferreira" w:date="2024-03-12T18:53:00Z"/>
                <w:rFonts w:ascii="Arial" w:hAnsi="Arial" w:cs="Arial"/>
              </w:rPr>
              <w:pPrChange w:id="260" w:author="Aparecida Ferreira" w:date="2024-03-12T18:53:00Z">
                <w:pPr>
                  <w:spacing w:line="360" w:lineRule="auto"/>
                </w:pPr>
              </w:pPrChange>
            </w:pPr>
            <w:del w:id="261" w:author="Aparecida Ferreira" w:date="2024-03-12T18:53:00Z">
              <w:r w:rsidDel="00094B41">
                <w:rPr>
                  <w:rFonts w:ascii="Arial" w:hAnsi="Arial" w:cs="Arial"/>
                </w:rPr>
                <w:delText>7. **Análise de Dados de Feedback:**</w:delText>
              </w:r>
            </w:del>
          </w:p>
          <w:p w14:paraId="061A168A" w14:textId="77777777" w:rsidR="00132E0B" w:rsidDel="00094B41" w:rsidRDefault="00DC0EA1" w:rsidP="00094B41">
            <w:pPr>
              <w:spacing w:line="360" w:lineRule="auto"/>
              <w:rPr>
                <w:del w:id="262" w:author="Aparecida Ferreira" w:date="2024-03-12T18:53:00Z"/>
                <w:rFonts w:ascii="Arial" w:hAnsi="Arial" w:cs="Arial"/>
              </w:rPr>
              <w:pPrChange w:id="263" w:author="Aparecida Ferreira" w:date="2024-03-12T18:53:00Z">
                <w:pPr>
                  <w:spacing w:line="360" w:lineRule="auto"/>
                </w:pPr>
              </w:pPrChange>
            </w:pPr>
            <w:del w:id="264" w:author="Aparecida Ferreira" w:date="2024-03-12T18:53:00Z">
              <w:r w:rsidDel="00094B41">
                <w:rPr>
                  <w:rFonts w:ascii="Arial" w:hAnsi="Arial" w:cs="Arial"/>
                </w:rPr>
                <w:delText xml:space="preserve">   - Utilizar ferramentas de aná</w:delText>
              </w:r>
              <w:r w:rsidDel="00094B41">
                <w:rPr>
                  <w:rFonts w:ascii="Arial" w:hAnsi="Arial" w:cs="Arial"/>
                </w:rPr>
                <w:delText>lise de dados para examinar feedbacks dos usuários, identificar padrões e áreas de melhoria.</w:delText>
              </w:r>
            </w:del>
          </w:p>
          <w:p w14:paraId="31DF5532" w14:textId="77777777" w:rsidR="00132E0B" w:rsidDel="00094B41" w:rsidRDefault="00132E0B" w:rsidP="00094B41">
            <w:pPr>
              <w:spacing w:line="360" w:lineRule="auto"/>
              <w:rPr>
                <w:del w:id="265" w:author="Aparecida Ferreira" w:date="2024-03-12T18:53:00Z"/>
                <w:rFonts w:ascii="Arial" w:hAnsi="Arial" w:cs="Arial"/>
              </w:rPr>
              <w:pPrChange w:id="266" w:author="Aparecida Ferreira" w:date="2024-03-12T18:53:00Z">
                <w:pPr>
                  <w:spacing w:line="360" w:lineRule="auto"/>
                </w:pPr>
              </w:pPrChange>
            </w:pPr>
          </w:p>
          <w:p w14:paraId="5FD42752" w14:textId="77777777" w:rsidR="00132E0B" w:rsidDel="00094B41" w:rsidRDefault="00DC0EA1" w:rsidP="00094B41">
            <w:pPr>
              <w:spacing w:line="360" w:lineRule="auto"/>
              <w:rPr>
                <w:del w:id="267" w:author="Aparecida Ferreira" w:date="2024-03-12T18:53:00Z"/>
                <w:rFonts w:ascii="Arial" w:hAnsi="Arial" w:cs="Arial"/>
              </w:rPr>
              <w:pPrChange w:id="268" w:author="Aparecida Ferreira" w:date="2024-03-12T18:53:00Z">
                <w:pPr>
                  <w:spacing w:line="360" w:lineRule="auto"/>
                </w:pPr>
              </w:pPrChange>
            </w:pPr>
            <w:del w:id="269" w:author="Aparecida Ferreira" w:date="2024-03-12T18:53:00Z">
              <w:r w:rsidDel="00094B41">
                <w:rPr>
                  <w:rFonts w:ascii="Arial" w:hAnsi="Arial" w:cs="Arial"/>
                </w:rPr>
                <w:delText>8. **Implementação de Estratégias de Marketing:**</w:delText>
              </w:r>
            </w:del>
          </w:p>
          <w:p w14:paraId="68F54B8E" w14:textId="77777777" w:rsidR="00132E0B" w:rsidDel="00094B41" w:rsidRDefault="00DC0EA1" w:rsidP="00094B41">
            <w:pPr>
              <w:spacing w:line="360" w:lineRule="auto"/>
              <w:rPr>
                <w:del w:id="270" w:author="Aparecida Ferreira" w:date="2024-03-12T18:53:00Z"/>
                <w:rFonts w:ascii="Arial" w:hAnsi="Arial" w:cs="Arial"/>
              </w:rPr>
              <w:pPrChange w:id="271" w:author="Aparecida Ferreira" w:date="2024-03-12T18:53:00Z">
                <w:pPr>
                  <w:spacing w:line="360" w:lineRule="auto"/>
                </w:pPr>
              </w:pPrChange>
            </w:pPr>
            <w:del w:id="272" w:author="Aparecida Ferreira" w:date="2024-03-12T18:53:00Z">
              <w:r w:rsidDel="00094B41">
                <w:rPr>
                  <w:rFonts w:ascii="Arial" w:hAnsi="Arial" w:cs="Arial"/>
                </w:rPr>
                <w:delText xml:space="preserve">   - Desenvolver e implementar estratégias de marketing digital, monitorando o desempenho das campanhas e ajusta</w:delText>
              </w:r>
              <w:r w:rsidDel="00094B41">
                <w:rPr>
                  <w:rFonts w:ascii="Arial" w:hAnsi="Arial" w:cs="Arial"/>
                </w:rPr>
                <w:delText>ndo conforme necessário.</w:delText>
              </w:r>
            </w:del>
          </w:p>
          <w:p w14:paraId="25606D77" w14:textId="77777777" w:rsidR="00132E0B" w:rsidDel="00094B41" w:rsidRDefault="00132E0B" w:rsidP="00094B41">
            <w:pPr>
              <w:spacing w:line="360" w:lineRule="auto"/>
              <w:rPr>
                <w:del w:id="273" w:author="Aparecida Ferreira" w:date="2024-03-12T18:53:00Z"/>
                <w:rFonts w:ascii="Arial" w:hAnsi="Arial" w:cs="Arial"/>
              </w:rPr>
              <w:pPrChange w:id="274" w:author="Aparecida Ferreira" w:date="2024-03-12T18:53:00Z">
                <w:pPr>
                  <w:spacing w:line="360" w:lineRule="auto"/>
                </w:pPr>
              </w:pPrChange>
            </w:pPr>
          </w:p>
          <w:p w14:paraId="7F5430C3" w14:textId="77777777" w:rsidR="00132E0B" w:rsidDel="00094B41" w:rsidRDefault="00DC0EA1" w:rsidP="00094B41">
            <w:pPr>
              <w:spacing w:line="360" w:lineRule="auto"/>
              <w:rPr>
                <w:del w:id="275" w:author="Aparecida Ferreira" w:date="2024-03-12T18:53:00Z"/>
                <w:rFonts w:ascii="Arial" w:hAnsi="Arial" w:cs="Arial"/>
              </w:rPr>
              <w:pPrChange w:id="276" w:author="Aparecida Ferreira" w:date="2024-03-12T18:53:00Z">
                <w:pPr>
                  <w:spacing w:line="360" w:lineRule="auto"/>
                </w:pPr>
              </w:pPrChange>
            </w:pPr>
            <w:del w:id="277" w:author="Aparecida Ferreira" w:date="2024-03-12T18:53:00Z">
              <w:r w:rsidDel="00094B41">
                <w:rPr>
                  <w:rFonts w:ascii="Arial" w:hAnsi="Arial" w:cs="Arial"/>
                </w:rPr>
                <w:delText>9. **Auditoria de Segurança:**</w:delText>
              </w:r>
            </w:del>
          </w:p>
          <w:p w14:paraId="5BDFB46E" w14:textId="77777777" w:rsidR="00132E0B" w:rsidDel="00094B41" w:rsidRDefault="00DC0EA1" w:rsidP="00094B41">
            <w:pPr>
              <w:spacing w:line="360" w:lineRule="auto"/>
              <w:rPr>
                <w:del w:id="278" w:author="Aparecida Ferreira" w:date="2024-03-12T18:53:00Z"/>
                <w:rFonts w:ascii="Arial" w:hAnsi="Arial" w:cs="Arial"/>
              </w:rPr>
              <w:pPrChange w:id="279" w:author="Aparecida Ferreira" w:date="2024-03-12T18:53:00Z">
                <w:pPr>
                  <w:spacing w:line="360" w:lineRule="auto"/>
                </w:pPr>
              </w:pPrChange>
            </w:pPr>
            <w:del w:id="280" w:author="Aparecida Ferreira" w:date="2024-03-12T18:53:00Z">
              <w:r w:rsidDel="00094B41">
                <w:rPr>
                  <w:rFonts w:ascii="Arial" w:hAnsi="Arial" w:cs="Arial"/>
                </w:rPr>
                <w:delText xml:space="preserve">   - Conduzir auditorias regulares de segurança da plataforma, garantindo que os padrões de proteção de dados estejam sempre em conformidade.</w:delText>
              </w:r>
            </w:del>
          </w:p>
          <w:p w14:paraId="3019C916" w14:textId="77777777" w:rsidR="00132E0B" w:rsidDel="00094B41" w:rsidRDefault="00132E0B" w:rsidP="00094B41">
            <w:pPr>
              <w:spacing w:line="360" w:lineRule="auto"/>
              <w:rPr>
                <w:del w:id="281" w:author="Aparecida Ferreira" w:date="2024-03-12T18:53:00Z"/>
                <w:rFonts w:ascii="Arial" w:hAnsi="Arial" w:cs="Arial"/>
              </w:rPr>
              <w:pPrChange w:id="282" w:author="Aparecida Ferreira" w:date="2024-03-12T18:53:00Z">
                <w:pPr>
                  <w:spacing w:line="360" w:lineRule="auto"/>
                </w:pPr>
              </w:pPrChange>
            </w:pPr>
          </w:p>
          <w:p w14:paraId="684424C3" w14:textId="77777777" w:rsidR="00132E0B" w:rsidDel="00094B41" w:rsidRDefault="00DC0EA1" w:rsidP="00094B41">
            <w:pPr>
              <w:spacing w:line="360" w:lineRule="auto"/>
              <w:rPr>
                <w:del w:id="283" w:author="Aparecida Ferreira" w:date="2024-03-12T18:53:00Z"/>
                <w:rFonts w:ascii="Arial" w:hAnsi="Arial" w:cs="Arial"/>
              </w:rPr>
              <w:pPrChange w:id="284" w:author="Aparecida Ferreira" w:date="2024-03-12T18:53:00Z">
                <w:pPr>
                  <w:spacing w:line="360" w:lineRule="auto"/>
                </w:pPr>
              </w:pPrChange>
            </w:pPr>
            <w:del w:id="285" w:author="Aparecida Ferreira" w:date="2024-03-12T18:53:00Z">
              <w:r w:rsidDel="00094B41">
                <w:rPr>
                  <w:rFonts w:ascii="Arial" w:hAnsi="Arial" w:cs="Arial"/>
                </w:rPr>
                <w:delText>10. **Avaliação Contínua:**</w:delText>
              </w:r>
            </w:del>
          </w:p>
          <w:p w14:paraId="19432987" w14:textId="77777777" w:rsidR="00132E0B" w:rsidDel="00094B41" w:rsidRDefault="00DC0EA1" w:rsidP="00094B41">
            <w:pPr>
              <w:spacing w:line="360" w:lineRule="auto"/>
              <w:rPr>
                <w:del w:id="286" w:author="Aparecida Ferreira" w:date="2024-03-12T18:53:00Z"/>
                <w:rFonts w:ascii="Arial" w:hAnsi="Arial" w:cs="Arial"/>
              </w:rPr>
              <w:pPrChange w:id="287" w:author="Aparecida Ferreira" w:date="2024-03-12T18:53:00Z">
                <w:pPr>
                  <w:spacing w:line="360" w:lineRule="auto"/>
                </w:pPr>
              </w:pPrChange>
            </w:pPr>
            <w:del w:id="288" w:author="Aparecida Ferreira" w:date="2024-03-12T18:53:00Z">
              <w:r w:rsidDel="00094B41">
                <w:rPr>
                  <w:rFonts w:ascii="Arial" w:hAnsi="Arial" w:cs="Arial"/>
                </w:rPr>
                <w:delText xml:space="preserve">   - Estabelecer mecanismos </w:delText>
              </w:r>
              <w:r w:rsidDel="00094B41">
                <w:rPr>
                  <w:rFonts w:ascii="Arial" w:hAnsi="Arial" w:cs="Arial"/>
                </w:rPr>
                <w:delText>de avaliação contínua de todos os processos, desde o agendamento até a execução dos serviços, para garantir a manutenção da qualidade e eficiência.</w:delText>
              </w:r>
            </w:del>
          </w:p>
          <w:p w14:paraId="409CEDF8" w14:textId="77777777" w:rsidR="00132E0B" w:rsidDel="00094B41" w:rsidRDefault="00DC0EA1" w:rsidP="00094B41">
            <w:pPr>
              <w:spacing w:line="360" w:lineRule="auto"/>
              <w:rPr>
                <w:del w:id="289" w:author="Aparecida Ferreira" w:date="2024-03-12T18:53:00Z"/>
                <w:rFonts w:ascii="Arial" w:hAnsi="Arial" w:cs="Arial"/>
              </w:rPr>
              <w:pPrChange w:id="290" w:author="Aparecida Ferreira" w:date="2024-03-12T18:53:00Z">
                <w:pPr>
                  <w:numPr>
                    <w:numId w:val="1"/>
                  </w:numPr>
                  <w:tabs>
                    <w:tab w:val="num" w:pos="0"/>
                  </w:tabs>
                  <w:spacing w:line="360" w:lineRule="auto"/>
                  <w:ind w:left="720" w:hanging="360"/>
                </w:pPr>
              </w:pPrChange>
            </w:pPr>
            <w:del w:id="291" w:author="Aparecida Ferreira" w:date="2024-03-12T18:53:00Z">
              <w:r w:rsidDel="00094B41">
                <w:rPr>
                  <w:rFonts w:ascii="Arial" w:hAnsi="Arial" w:cs="Arial"/>
                </w:rPr>
                <w:delText>Pesquisa Bibliográfica</w:delText>
              </w:r>
            </w:del>
          </w:p>
          <w:p w14:paraId="5F621956" w14:textId="77777777" w:rsidR="00132E0B" w:rsidDel="00094B41" w:rsidRDefault="00DC0EA1" w:rsidP="00094B41">
            <w:pPr>
              <w:spacing w:line="360" w:lineRule="auto"/>
              <w:rPr>
                <w:del w:id="292" w:author="Aparecida Ferreira" w:date="2024-03-12T18:53:00Z"/>
                <w:rFonts w:ascii="Arial" w:hAnsi="Arial" w:cs="Arial"/>
              </w:rPr>
              <w:pPrChange w:id="293" w:author="Aparecida Ferreira" w:date="2024-03-12T18:53:00Z">
                <w:pPr>
                  <w:numPr>
                    <w:numId w:val="1"/>
                  </w:numPr>
                  <w:tabs>
                    <w:tab w:val="num" w:pos="0"/>
                  </w:tabs>
                  <w:spacing w:line="360" w:lineRule="auto"/>
                  <w:ind w:left="720" w:hanging="360"/>
                </w:pPr>
              </w:pPrChange>
            </w:pPr>
            <w:del w:id="294" w:author="Aparecida Ferreira" w:date="2024-03-12T18:53:00Z">
              <w:r w:rsidDel="00094B41">
                <w:rPr>
                  <w:rFonts w:ascii="Arial" w:hAnsi="Arial" w:cs="Arial"/>
                </w:rPr>
                <w:delText>Pesquisa de campo</w:delText>
              </w:r>
            </w:del>
          </w:p>
          <w:p w14:paraId="5172D4B4" w14:textId="77777777" w:rsidR="00132E0B" w:rsidDel="00094B41" w:rsidRDefault="00DC0EA1" w:rsidP="00094B41">
            <w:pPr>
              <w:spacing w:line="360" w:lineRule="auto"/>
              <w:rPr>
                <w:del w:id="295" w:author="Aparecida Ferreira" w:date="2024-03-12T18:53:00Z"/>
                <w:rFonts w:ascii="Arial" w:hAnsi="Arial" w:cs="Arial"/>
              </w:rPr>
              <w:pPrChange w:id="296" w:author="Aparecida Ferreira" w:date="2024-03-12T18:53:00Z">
                <w:pPr>
                  <w:numPr>
                    <w:numId w:val="1"/>
                  </w:numPr>
                  <w:tabs>
                    <w:tab w:val="num" w:pos="0"/>
                  </w:tabs>
                  <w:spacing w:line="360" w:lineRule="auto"/>
                  <w:ind w:left="720" w:hanging="360"/>
                </w:pPr>
              </w:pPrChange>
            </w:pPr>
            <w:del w:id="297" w:author="Aparecida Ferreira" w:date="2024-03-12T18:53:00Z">
              <w:r w:rsidDel="00094B41">
                <w:rPr>
                  <w:rFonts w:ascii="Arial" w:hAnsi="Arial" w:cs="Arial"/>
                </w:rPr>
                <w:delText>Entrevista</w:delText>
              </w:r>
            </w:del>
          </w:p>
          <w:p w14:paraId="3D56DCC6" w14:textId="77777777" w:rsidR="00132E0B" w:rsidRDefault="00DC0EA1" w:rsidP="00094B41">
            <w:pPr>
              <w:spacing w:line="360" w:lineRule="auto"/>
              <w:rPr>
                <w:rFonts w:ascii="Arial" w:hAnsi="Arial" w:cs="Arial"/>
              </w:rPr>
              <w:pPrChange w:id="298" w:author="Aparecida Ferreira" w:date="2024-03-12T18:53:00Z">
                <w:pPr>
                  <w:numPr>
                    <w:numId w:val="1"/>
                  </w:numPr>
                  <w:tabs>
                    <w:tab w:val="num" w:pos="0"/>
                  </w:tabs>
                  <w:spacing w:line="360" w:lineRule="auto"/>
                  <w:ind w:left="720" w:hanging="360"/>
                </w:pPr>
              </w:pPrChange>
            </w:pPr>
            <w:del w:id="299" w:author="Aparecida Ferreira" w:date="2024-03-12T18:53:00Z">
              <w:r w:rsidDel="00094B41">
                <w:rPr>
                  <w:rFonts w:ascii="Arial" w:hAnsi="Arial" w:cs="Arial"/>
                </w:rPr>
                <w:delText>Levantamento das necessidades</w:delText>
              </w:r>
            </w:del>
          </w:p>
        </w:tc>
      </w:tr>
    </w:tbl>
    <w:p w14:paraId="3849B51C" w14:textId="77777777" w:rsidR="00132E0B" w:rsidRDefault="00132E0B">
      <w:pPr>
        <w:spacing w:line="360" w:lineRule="auto"/>
        <w:rPr>
          <w:rFonts w:ascii="Arial" w:hAnsi="Arial" w:cs="Arial"/>
        </w:rPr>
      </w:pPr>
    </w:p>
    <w:p w14:paraId="7EB5B6C1" w14:textId="77777777" w:rsidR="00132E0B" w:rsidRDefault="00DC0EA1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1C31042D" w14:textId="77777777" w:rsidR="00132E0B" w:rsidRDefault="00132E0B">
      <w:pPr>
        <w:rPr>
          <w:rFonts w:ascii="Arial" w:eastAsia="Arial" w:hAnsi="Arial" w:cs="Arial"/>
        </w:rPr>
      </w:pPr>
    </w:p>
    <w:p w14:paraId="1F79E1C8" w14:textId="77777777" w:rsidR="00132E0B" w:rsidRDefault="00DC0EA1">
      <w:pPr>
        <w:rPr>
          <w:rFonts w:ascii="Arial" w:hAnsi="Arial" w:cs="Arial"/>
        </w:rPr>
      </w:pPr>
      <w:r>
        <w:rPr>
          <w:rFonts w:ascii="Arial" w:hAnsi="Arial" w:cs="Arial"/>
        </w:rPr>
        <w:t>BIBLIOGRAFIA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132E0B" w14:paraId="64436708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7684F" w14:textId="77777777" w:rsidR="00132E0B" w:rsidDel="00094B41" w:rsidRDefault="00DC0EA1">
            <w:pPr>
              <w:rPr>
                <w:del w:id="300" w:author="Aparecida Ferreira" w:date="2024-03-12T18:53:00Z"/>
                <w:rFonts w:ascii="Arial" w:hAnsi="Arial" w:cs="Arial"/>
              </w:rPr>
            </w:pPr>
            <w:del w:id="301" w:author="Aparecida Ferreira" w:date="2024-03-12T18:53:00Z">
              <w:r w:rsidDel="00094B41">
                <w:rPr>
                  <w:rFonts w:ascii="Arial" w:hAnsi="Arial" w:cs="Arial"/>
                </w:rPr>
                <w:delText>Listar o</w:delText>
              </w:r>
              <w:r w:rsidDel="00094B41">
                <w:rPr>
                  <w:rFonts w:ascii="Arial" w:hAnsi="Arial" w:cs="Arial"/>
                </w:rPr>
                <w:delText>s principais LIVROS a serem pesquisados. (Mínimo 03 Bibliografias para cada disciplina, preferencialmente da biblioteca do CEEP)</w:delText>
              </w:r>
            </w:del>
          </w:p>
          <w:p w14:paraId="5FC97072" w14:textId="77777777" w:rsidR="00132E0B" w:rsidDel="00094B41" w:rsidRDefault="00DC0EA1">
            <w:pPr>
              <w:rPr>
                <w:del w:id="302" w:author="Aparecida Ferreira" w:date="2024-03-12T18:53:00Z"/>
                <w:rFonts w:ascii="Arial" w:hAnsi="Arial" w:cs="Arial"/>
              </w:rPr>
            </w:pPr>
            <w:del w:id="303" w:author="Aparecida Ferreira" w:date="2024-03-12T18:53:00Z">
              <w:r w:rsidDel="00094B41">
                <w:rPr>
                  <w:rFonts w:ascii="Arial" w:hAnsi="Arial" w:cs="Arial"/>
                </w:rPr>
                <w:delText>Usar artigos:</w:delText>
              </w:r>
            </w:del>
          </w:p>
          <w:p w14:paraId="4DEBA5C5" w14:textId="77777777" w:rsidR="00132E0B" w:rsidRDefault="00DC0EA1">
            <w:pPr>
              <w:rPr>
                <w:rFonts w:ascii="Arial" w:hAnsi="Arial" w:cs="Arial"/>
              </w:rPr>
            </w:pPr>
            <w:del w:id="304" w:author="Aparecida Ferreira" w:date="2024-03-12T18:53:00Z">
              <w:r w:rsidDel="00094B41">
                <w:fldChar w:fldCharType="begin"/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InstrText>HYPERLINK "https://www.unit.br/blog/melhores-sites-para-pesquisa-academica" \l "google"</w:delInstr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fldChar w:fldCharType="separate"/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Text> </w:del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fldChar w:fldCharType="end"/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Text>Google Acadêmico</w:delText>
              </w:r>
              <w:r w:rsidDel="00094B41">
                <w:rPr>
                  <w:rFonts w:ascii="Arial" w:hAnsi="Arial" w:cs="Arial"/>
                  <w:color w:val="000000"/>
                </w:rPr>
                <w:br/>
              </w:r>
              <w:r w:rsidDel="00094B41">
                <w:fldChar w:fldCharType="begin"/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InstrText>HYPERLINK "https://www.unit.br/blog/melhores-sites-para-pesquisa-academica" \l "portal"</w:delInstr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fldChar w:fldCharType="separate"/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Text> Portal da CAPES</w:del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fldChar w:fldCharType="end"/>
              </w:r>
              <w:r w:rsidDel="00094B41">
                <w:rPr>
                  <w:rFonts w:ascii="Arial" w:hAnsi="Arial" w:cs="Arial"/>
                  <w:color w:val="000000"/>
                </w:rPr>
                <w:br/>
              </w:r>
              <w:r w:rsidDel="00094B41">
                <w:fldChar w:fldCharType="begin"/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InstrText>HYPERLINK "https://www.unit.br/blog/melhores-sites-para-pesquisa-academica" \l "scielo"</w:delInstr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fldChar w:fldCharType="separate"/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Text> SciELO</w:del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fldChar w:fldCharType="end"/>
              </w:r>
              <w:r w:rsidDel="00094B41">
                <w:rPr>
                  <w:rFonts w:ascii="Arial" w:hAnsi="Arial" w:cs="Arial"/>
                  <w:color w:val="000000"/>
                </w:rPr>
                <w:br/>
              </w:r>
              <w:r w:rsidDel="00094B41">
                <w:fldChar w:fldCharType="begin"/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InstrText>HYPERLINK "https://www.unit.br/blog/melhores-sites-</w:delInstr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InstrText>para-pesquisa-academica" \l "academia"</w:delInstr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fldChar w:fldCharType="separate"/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Text> Academia.Edu</w:del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fldChar w:fldCharType="end"/>
              </w:r>
              <w:r w:rsidDel="00094B41">
                <w:rPr>
                  <w:rFonts w:ascii="Arial" w:hAnsi="Arial" w:cs="Arial"/>
                  <w:color w:val="000000"/>
                </w:rPr>
                <w:br/>
              </w:r>
              <w:r w:rsidDel="00094B41">
                <w:fldChar w:fldCharType="begin"/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InstrText>HYPERLINK "https://www.unit.br/blog/melhores-sites-para-pesquisa-academica" \l "bdtd"</w:delInstr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fldChar w:fldCharType="separate"/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Text> BDTD</w:del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fldChar w:fldCharType="end"/>
              </w:r>
              <w:r w:rsidDel="00094B41">
                <w:rPr>
                  <w:rFonts w:ascii="Arial" w:hAnsi="Arial" w:cs="Arial"/>
                  <w:color w:val="000000"/>
                </w:rPr>
                <w:br/>
              </w:r>
              <w:r w:rsidDel="00094B41">
                <w:fldChar w:fldCharType="begin"/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InstrText>HYPERLINK "https://www.unit.br/blog/melhores-sites-para-pesquisa-academica" \l "science"</w:delInstr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fldChar w:fldCharType="separate"/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Text> Science.gov</w:del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fldChar w:fldCharType="end"/>
              </w:r>
              <w:r w:rsidDel="00094B41">
                <w:rPr>
                  <w:rFonts w:ascii="Arial" w:hAnsi="Arial" w:cs="Arial"/>
                  <w:color w:val="000000"/>
                </w:rPr>
                <w:br/>
              </w:r>
              <w:r w:rsidDel="00094B41">
                <w:fldChar w:fldCharType="begin"/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InstrText>HYP</w:delInstr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InstrText>ERLINK "https://www.unit.br/blog/melhores-sites-para-pesquisa-academica" \l "eric"</w:delInstr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fldChar w:fldCharType="separate"/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Text> Eric</w:del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fldChar w:fldCharType="end"/>
              </w:r>
              <w:r w:rsidDel="00094B41">
                <w:rPr>
                  <w:rFonts w:ascii="Arial" w:hAnsi="Arial" w:cs="Arial"/>
                  <w:color w:val="000000"/>
                </w:rPr>
                <w:br/>
              </w:r>
              <w:r w:rsidDel="00094B41">
                <w:fldChar w:fldCharType="begin"/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InstrText>HYPERLINK "https://www.unit.br/blog/melhores-sites-para-pesquisa-academica" \l "e-journals"</w:delInstr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fldChar w:fldCharType="separate"/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Text> E-Journals</w:del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fldChar w:fldCharType="end"/>
              </w:r>
              <w:r w:rsidDel="00094B41">
                <w:rPr>
                  <w:rFonts w:ascii="Arial" w:hAnsi="Arial" w:cs="Arial"/>
                  <w:color w:val="000000"/>
                </w:rPr>
                <w:br/>
              </w:r>
              <w:r w:rsidDel="00094B41">
                <w:fldChar w:fldCharType="begin"/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InstrText>HYPERLINK "https://www.unit.br/blog/melhores-sites-para-pes</w:delInstr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InstrText>quisa-academica" \l "redalyc"</w:delInstr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fldChar w:fldCharType="separate"/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delText> Redalyc</w:delText>
              </w:r>
              <w:r w:rsidDel="00094B41">
                <w:rPr>
                  <w:rStyle w:val="LinkdaInternet"/>
                  <w:rFonts w:ascii="Arial" w:hAnsi="Arial" w:cs="Arial"/>
                  <w:color w:val="2D93EE"/>
                </w:rPr>
                <w:fldChar w:fldCharType="end"/>
              </w:r>
              <w:r w:rsidDel="00094B41">
                <w:rPr>
                  <w:rFonts w:ascii="Arial" w:hAnsi="Arial" w:cs="Arial"/>
                  <w:color w:val="000000"/>
                  <w:shd w:val="clear" w:color="auto" w:fill="F5F5F5"/>
                </w:rPr>
                <w:delText> </w:delText>
              </w:r>
            </w:del>
            <w:r w:rsidR="00094B41">
              <w:rPr>
                <w:rStyle w:val="Refdecomentrio"/>
              </w:rPr>
              <w:commentReference w:id="305"/>
            </w:r>
          </w:p>
        </w:tc>
      </w:tr>
    </w:tbl>
    <w:p w14:paraId="08D49066" w14:textId="77777777" w:rsidR="00132E0B" w:rsidRDefault="00132E0B">
      <w:pPr>
        <w:rPr>
          <w:rFonts w:ascii="Arial" w:hAnsi="Arial" w:cs="Arial"/>
        </w:rPr>
      </w:pPr>
    </w:p>
    <w:p w14:paraId="5DB46182" w14:textId="77777777" w:rsidR="00132E0B" w:rsidRDefault="00132E0B">
      <w:pPr>
        <w:rPr>
          <w:rFonts w:ascii="Arial" w:eastAsia="Arial" w:hAnsi="Arial" w:cs="Arial"/>
        </w:rPr>
      </w:pPr>
    </w:p>
    <w:p w14:paraId="6C0DAADD" w14:textId="77777777" w:rsidR="00132E0B" w:rsidRDefault="00132E0B">
      <w:pPr>
        <w:rPr>
          <w:rFonts w:ascii="Arial" w:eastAsia="Arial" w:hAnsi="Arial" w:cs="Arial"/>
        </w:rPr>
      </w:pPr>
    </w:p>
    <w:p w14:paraId="6360DD0A" w14:textId="77777777" w:rsidR="00132E0B" w:rsidRDefault="00132E0B">
      <w:pPr>
        <w:rPr>
          <w:rFonts w:ascii="Arial" w:eastAsia="Arial" w:hAnsi="Arial" w:cs="Arial"/>
        </w:rPr>
      </w:pPr>
    </w:p>
    <w:p w14:paraId="160CB31C" w14:textId="77777777" w:rsidR="00132E0B" w:rsidRDefault="00132E0B">
      <w:pPr>
        <w:rPr>
          <w:rFonts w:ascii="Arial" w:eastAsia="Arial" w:hAnsi="Arial" w:cs="Arial"/>
        </w:rPr>
      </w:pPr>
    </w:p>
    <w:p w14:paraId="003FF0EC" w14:textId="77777777" w:rsidR="00132E0B" w:rsidRDefault="00132E0B">
      <w:pPr>
        <w:rPr>
          <w:rFonts w:ascii="Arial" w:eastAsia="Arial" w:hAnsi="Arial" w:cs="Arial"/>
        </w:rPr>
      </w:pPr>
      <w:bookmarkStart w:id="306" w:name="_GoBack"/>
      <w:bookmarkEnd w:id="306"/>
    </w:p>
    <w:p w14:paraId="300A469B" w14:textId="77777777" w:rsidR="00132E0B" w:rsidRDefault="00132E0B">
      <w:pPr>
        <w:rPr>
          <w:rFonts w:ascii="Arial" w:eastAsia="Arial" w:hAnsi="Arial" w:cs="Arial"/>
        </w:rPr>
      </w:pPr>
    </w:p>
    <w:p w14:paraId="15437CFB" w14:textId="77777777" w:rsidR="00132E0B" w:rsidRDefault="00132E0B">
      <w:pPr>
        <w:rPr>
          <w:rFonts w:ascii="Arial" w:eastAsia="Arial" w:hAnsi="Arial" w:cs="Arial"/>
        </w:rPr>
      </w:pPr>
    </w:p>
    <w:p w14:paraId="591E74C9" w14:textId="77777777" w:rsidR="00132E0B" w:rsidRDefault="00132E0B">
      <w:pPr>
        <w:rPr>
          <w:rFonts w:ascii="Arial" w:eastAsia="Arial" w:hAnsi="Arial" w:cs="Arial"/>
        </w:rPr>
      </w:pPr>
    </w:p>
    <w:p w14:paraId="0073276D" w14:textId="77777777" w:rsidR="00132E0B" w:rsidRDefault="00132E0B">
      <w:pPr>
        <w:rPr>
          <w:rFonts w:ascii="Arial" w:eastAsia="Arial" w:hAnsi="Arial" w:cs="Arial"/>
        </w:rPr>
      </w:pPr>
    </w:p>
    <w:p w14:paraId="5CBC435B" w14:textId="77777777" w:rsidR="00132E0B" w:rsidRDefault="00132E0B">
      <w:pPr>
        <w:rPr>
          <w:rFonts w:ascii="Arial" w:eastAsia="Arial" w:hAnsi="Arial" w:cs="Arial"/>
        </w:rPr>
      </w:pPr>
    </w:p>
    <w:p w14:paraId="3D70F431" w14:textId="77777777" w:rsidR="00132E0B" w:rsidRDefault="00132E0B">
      <w:pPr>
        <w:rPr>
          <w:rFonts w:ascii="Arial" w:eastAsia="Arial" w:hAnsi="Arial" w:cs="Arial"/>
        </w:rPr>
      </w:pPr>
    </w:p>
    <w:p w14:paraId="3154E3F4" w14:textId="77777777" w:rsidR="00132E0B" w:rsidRDefault="00132E0B">
      <w:pPr>
        <w:rPr>
          <w:rFonts w:ascii="Arial" w:eastAsia="Arial" w:hAnsi="Arial" w:cs="Arial"/>
        </w:rPr>
      </w:pPr>
    </w:p>
    <w:p w14:paraId="20B9CD8D" w14:textId="77777777" w:rsidR="00132E0B" w:rsidRDefault="00132E0B">
      <w:pPr>
        <w:rPr>
          <w:rFonts w:ascii="Arial" w:eastAsia="Arial" w:hAnsi="Arial" w:cs="Arial"/>
        </w:rPr>
      </w:pPr>
    </w:p>
    <w:p w14:paraId="130F5FC2" w14:textId="77777777" w:rsidR="00132E0B" w:rsidRDefault="00132E0B">
      <w:pPr>
        <w:rPr>
          <w:rFonts w:ascii="Arial" w:eastAsia="Arial" w:hAnsi="Arial" w:cs="Arial"/>
        </w:rPr>
      </w:pPr>
    </w:p>
    <w:p w14:paraId="4FD95E88" w14:textId="77777777" w:rsidR="00132E0B" w:rsidRDefault="00132E0B">
      <w:pPr>
        <w:rPr>
          <w:rFonts w:ascii="Arial" w:eastAsia="Arial" w:hAnsi="Arial" w:cs="Arial"/>
        </w:rPr>
      </w:pPr>
    </w:p>
    <w:p w14:paraId="610C6511" w14:textId="77777777" w:rsidR="00132E0B" w:rsidRDefault="00132E0B">
      <w:pPr>
        <w:rPr>
          <w:rFonts w:ascii="Arial" w:eastAsia="Arial" w:hAnsi="Arial" w:cs="Arial"/>
        </w:rPr>
      </w:pPr>
    </w:p>
    <w:p w14:paraId="338E18F7" w14:textId="77777777" w:rsidR="00132E0B" w:rsidRDefault="00132E0B">
      <w:pPr>
        <w:rPr>
          <w:rFonts w:ascii="Arial" w:eastAsia="Arial" w:hAnsi="Arial" w:cs="Arial"/>
        </w:rPr>
      </w:pPr>
    </w:p>
    <w:p w14:paraId="6D6082C3" w14:textId="77777777" w:rsidR="00132E0B" w:rsidRDefault="00DC0EA1">
      <w:pPr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hAnsi="Arial" w:cs="Arial"/>
        </w:rPr>
        <w:t>CRONOGRAMA DE ATIVIDADES</w:t>
      </w:r>
    </w:p>
    <w:p w14:paraId="2A85542C" w14:textId="77777777" w:rsidR="00132E0B" w:rsidRDefault="00DC0EA1">
      <w:pPr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 wp14:anchorId="64B567C5" wp14:editId="1E5AE173">
            <wp:extent cx="5760085" cy="5294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85" w:type="dxa"/>
        <w:jc w:val="right"/>
        <w:tblLook w:val="04A0" w:firstRow="1" w:lastRow="0" w:firstColumn="1" w:lastColumn="0" w:noHBand="0" w:noVBand="1"/>
      </w:tblPr>
      <w:tblGrid>
        <w:gridCol w:w="4756"/>
        <w:gridCol w:w="2485"/>
        <w:gridCol w:w="1744"/>
      </w:tblGrid>
      <w:tr w:rsidR="00132E0B" w14:paraId="4FE25BDB" w14:textId="77777777">
        <w:trPr>
          <w:jc w:val="right"/>
        </w:trPr>
        <w:tc>
          <w:tcPr>
            <w:tcW w:w="4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7FAF406" w14:textId="77777777" w:rsidR="00132E0B" w:rsidRDefault="00DC0EA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Autorizado</w:t>
            </w: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70746D" w14:textId="77777777" w:rsidR="00132E0B" w:rsidRDefault="00DC0EA1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  <w:b/>
                <w:bCs/>
              </w:rPr>
              <w:t>Professor(</w:t>
            </w:r>
            <w:proofErr w:type="gramEnd"/>
            <w:r>
              <w:rPr>
                <w:rFonts w:ascii="Arial" w:hAnsi="Arial" w:cs="Arial"/>
                <w:b/>
                <w:bCs/>
              </w:rPr>
              <w:t>a)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F692A" w14:textId="77777777" w:rsidR="00132E0B" w:rsidRDefault="00DC0EA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</w:tr>
      <w:tr w:rsidR="00132E0B" w14:paraId="5AE630B3" w14:textId="77777777">
        <w:trPr>
          <w:jc w:val="right"/>
        </w:trPr>
        <w:tc>
          <w:tcPr>
            <w:tcW w:w="4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EAB41B" w14:textId="77777777" w:rsidR="00132E0B" w:rsidRDefault="00DC0EA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Análise de projetos e sistemas:</w:t>
            </w:r>
          </w:p>
          <w:p w14:paraId="7C0C3796" w14:textId="77777777" w:rsidR="00132E0B" w:rsidRDefault="00DC0EA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 w14:paraId="7BBD7624" w14:textId="77777777" w:rsidR="00132E0B" w:rsidRDefault="00DC0EA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 w14:paraId="2E6A3EA3" w14:textId="77777777" w:rsidR="00132E0B" w:rsidRDefault="00132E0B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F1BAEC" w14:textId="77777777" w:rsidR="00132E0B" w:rsidRDefault="00DC0EA1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  <w:p w14:paraId="209CC30F" w14:textId="77777777" w:rsidR="00132E0B" w:rsidRDefault="00132E0B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38F3C954" w14:textId="77777777" w:rsidR="00132E0B" w:rsidRDefault="00132E0B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F5BCD" w14:textId="77777777" w:rsidR="00132E0B" w:rsidRDefault="00132E0B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5FF1C1D4" w14:textId="77777777" w:rsidR="00132E0B" w:rsidRDefault="00132E0B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58A5D3AE" w14:textId="77777777" w:rsidR="00132E0B" w:rsidRDefault="00132E0B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6CB6A91A" w14:textId="77777777" w:rsidR="00132E0B" w:rsidRDefault="00132E0B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3682440E" w14:textId="77777777" w:rsidR="00132E0B" w:rsidRDefault="00132E0B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3E799F6F" w14:textId="77777777" w:rsidR="00132E0B" w:rsidRDefault="00132E0B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4BE738E4" w14:textId="77777777" w:rsidR="00132E0B" w:rsidRDefault="00132E0B">
      <w:pPr>
        <w:rPr>
          <w:rFonts w:ascii="Arial" w:hAnsi="Arial" w:cs="Arial"/>
          <w:b/>
        </w:rPr>
      </w:pPr>
    </w:p>
    <w:sectPr w:rsidR="00132E0B">
      <w:headerReference w:type="default" r:id="rId13"/>
      <w:pgSz w:w="11906" w:h="16838"/>
      <w:pgMar w:top="1701" w:right="1134" w:bottom="1134" w:left="1701" w:header="708" w:footer="0" w:gutter="0"/>
      <w:cols w:space="720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Aparecida Ferreira" w:date="2024-03-12T18:43:00Z" w:initials="AF">
    <w:p w14:paraId="55A7EC87" w14:textId="77777777" w:rsidR="0069313C" w:rsidRDefault="0069313C">
      <w:pPr>
        <w:pStyle w:val="Textodecomentrio"/>
      </w:pPr>
      <w:r>
        <w:rPr>
          <w:rStyle w:val="Refdecomentrio"/>
        </w:rPr>
        <w:annotationRef/>
      </w:r>
      <w:r>
        <w:t>ME FALE SOBRE A ESPERIÊNCIA DE IR A SUA EMPRESA, A HISTÓRIA COMO É O SERVIÇO PRESTADO......</w:t>
      </w:r>
    </w:p>
  </w:comment>
  <w:comment w:id="16" w:author="Aparecida Ferreira" w:date="2024-03-12T18:47:00Z" w:initials="AF">
    <w:p w14:paraId="2629DC33" w14:textId="77777777" w:rsidR="0069313C" w:rsidRDefault="0069313C">
      <w:pPr>
        <w:pStyle w:val="Textodecomentrio"/>
      </w:pPr>
      <w:r>
        <w:rPr>
          <w:rStyle w:val="Refdecomentrio"/>
        </w:rPr>
        <w:annotationRef/>
      </w:r>
      <w:r>
        <w:t>FAZER</w:t>
      </w:r>
    </w:p>
  </w:comment>
  <w:comment w:id="204" w:author="Aparecida Ferreira" w:date="2024-03-12T18:53:00Z" w:initials="AF">
    <w:p w14:paraId="2EF14C3F" w14:textId="77777777" w:rsidR="00094B41" w:rsidRDefault="00094B41">
      <w:pPr>
        <w:pStyle w:val="Textodecomentrio"/>
      </w:pPr>
      <w:r>
        <w:rPr>
          <w:rStyle w:val="Refdecomentrio"/>
        </w:rPr>
        <w:annotationRef/>
      </w:r>
      <w:r>
        <w:t>REFAZER</w:t>
      </w:r>
    </w:p>
  </w:comment>
  <w:comment w:id="305" w:author="Aparecida Ferreira" w:date="2024-03-12T18:53:00Z" w:initials="AF">
    <w:p w14:paraId="7A06DDCE" w14:textId="77777777" w:rsidR="00094B41" w:rsidRDefault="00094B41">
      <w:pPr>
        <w:pStyle w:val="Textodecomentrio"/>
      </w:pPr>
      <w:r>
        <w:rPr>
          <w:rStyle w:val="Refdecomentrio"/>
        </w:rPr>
        <w:annotationRef/>
      </w:r>
      <w:r>
        <w:t>PRECISO DAS REFE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5A7EC87" w15:done="0"/>
  <w15:commentEx w15:paraId="2629DC33" w15:done="0"/>
  <w15:commentEx w15:paraId="2EF14C3F" w15:done="0"/>
  <w15:commentEx w15:paraId="7A06DDC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57AA6A" w14:textId="77777777" w:rsidR="00DC0EA1" w:rsidRDefault="00DC0EA1">
      <w:pPr>
        <w:spacing w:after="0" w:line="240" w:lineRule="auto"/>
      </w:pPr>
      <w:r>
        <w:separator/>
      </w:r>
    </w:p>
  </w:endnote>
  <w:endnote w:type="continuationSeparator" w:id="0">
    <w:p w14:paraId="7EA5C196" w14:textId="77777777" w:rsidR="00DC0EA1" w:rsidRDefault="00DC0E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unito">
    <w:altName w:val="Times New Roman"/>
    <w:charset w:val="01"/>
    <w:family w:val="roman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CCE404" w14:textId="77777777" w:rsidR="00DC0EA1" w:rsidRDefault="00DC0EA1">
      <w:pPr>
        <w:spacing w:after="0" w:line="240" w:lineRule="auto"/>
      </w:pPr>
      <w:r>
        <w:separator/>
      </w:r>
    </w:p>
  </w:footnote>
  <w:footnote w:type="continuationSeparator" w:id="0">
    <w:p w14:paraId="0644EBB3" w14:textId="77777777" w:rsidR="00DC0EA1" w:rsidRDefault="00DC0E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067" w:type="dxa"/>
      <w:tblLook w:val="04A0" w:firstRow="1" w:lastRow="0" w:firstColumn="1" w:lastColumn="0" w:noHBand="0" w:noVBand="1"/>
    </w:tblPr>
    <w:tblGrid>
      <w:gridCol w:w="1980"/>
      <w:gridCol w:w="5528"/>
      <w:gridCol w:w="1559"/>
    </w:tblGrid>
    <w:tr w:rsidR="00132E0B" w14:paraId="743F9DB0" w14:textId="77777777">
      <w:trPr>
        <w:trHeight w:val="1550"/>
      </w:trPr>
      <w:tc>
        <w:tcPr>
          <w:tcW w:w="1980" w:type="dxa"/>
        </w:tcPr>
        <w:p w14:paraId="264533EE" w14:textId="77777777" w:rsidR="00132E0B" w:rsidRDefault="00DC0EA1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spacing w:after="0" w:line="240" w:lineRule="auto"/>
          </w:pPr>
          <w:r>
            <w:rPr>
              <w:noProof/>
              <w:lang w:eastAsia="pt-BR"/>
            </w:rPr>
            <w:drawing>
              <wp:anchor distT="0" distB="0" distL="0" distR="0" simplePos="0" relativeHeight="11" behindDoc="1" locked="0" layoutInCell="1" allowOverlap="1" wp14:anchorId="327B958E" wp14:editId="4A25311E">
                <wp:simplePos x="0" y="0"/>
                <wp:positionH relativeFrom="column">
                  <wp:posOffset>-44450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0" b="0"/>
                <wp:wrapNone/>
                <wp:docPr id="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-42" t="-79" r="-42" b="-7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</w:tcPr>
        <w:p w14:paraId="47E60010" w14:textId="77777777" w:rsidR="00132E0B" w:rsidRDefault="00DC0EA1">
          <w:pPr>
            <w:pStyle w:val="Cabealho"/>
            <w:spacing w:after="0" w:line="240" w:lineRule="auto"/>
            <w:jc w:val="center"/>
            <w:rPr>
              <w:b/>
              <w:bCs/>
              <w:color w:val="262626" w:themeColor="text1" w:themeTint="D9"/>
              <w:sz w:val="28"/>
              <w:szCs w:val="28"/>
            </w:rPr>
          </w:pPr>
          <w:hyperlink r:id="rId2">
            <w:r>
              <w:rPr>
                <w:rStyle w:val="LinkdaInternet"/>
                <w:rFonts w:ascii="Nunito" w:hAnsi="Nunito"/>
                <w:b/>
                <w:bCs/>
                <w:color w:val="262626" w:themeColor="text1" w:themeTint="D9"/>
                <w:sz w:val="28"/>
                <w:szCs w:val="28"/>
                <w:highlight w:val="white"/>
                <w:bdr w:val="single" w:sz="2" w:space="0" w:color="E5E7EB"/>
              </w:rPr>
              <w:t>CARMELO PERRONE C E PE EF M PROFIS</w:t>
            </w:r>
          </w:hyperlink>
        </w:p>
        <w:p w14:paraId="5D9D2E0B" w14:textId="77777777" w:rsidR="00132E0B" w:rsidRDefault="00DC0EA1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spacing w:after="0" w:line="240" w:lineRule="auto"/>
          </w:pPr>
          <w:r>
            <w:rPr>
              <w:rFonts w:ascii="Arial Black" w:eastAsia="Arial" w:hAnsi="Arial Black" w:cs="Arial Black"/>
              <w:color w:val="202124"/>
              <w:sz w:val="28"/>
              <w:szCs w:val="28"/>
              <w:shd w:val="clear" w:color="auto" w:fill="FFFFFF"/>
            </w:rPr>
            <w:t>ANÁLISE DE PROJETO E SISTEMA</w:t>
          </w:r>
        </w:p>
      </w:tc>
      <w:tc>
        <w:tcPr>
          <w:tcW w:w="1559" w:type="dxa"/>
        </w:tcPr>
        <w:p w14:paraId="71FC39BB" w14:textId="77777777" w:rsidR="00132E0B" w:rsidRDefault="00DC0EA1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spacing w:after="0" w:line="240" w:lineRule="auto"/>
          </w:pPr>
          <w:r>
            <w:rPr>
              <w:noProof/>
              <w:lang w:eastAsia="pt-BR"/>
            </w:rPr>
            <w:drawing>
              <wp:inline distT="0" distB="0" distL="0" distR="0" wp14:anchorId="0FDA1F26" wp14:editId="3DE9A0B7">
                <wp:extent cx="790575" cy="752475"/>
                <wp:effectExtent l="0" t="0" r="0" b="0"/>
                <wp:docPr id="4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75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791525D" w14:textId="77777777" w:rsidR="00132E0B" w:rsidRDefault="00DC0EA1">
    <w:pPr>
      <w:pStyle w:val="Cabealho"/>
      <w:tabs>
        <w:tab w:val="clear" w:pos="4252"/>
        <w:tab w:val="clear" w:pos="8504"/>
        <w:tab w:val="center" w:pos="4819"/>
        <w:tab w:val="right" w:pos="9639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970EB9"/>
    <w:multiLevelType w:val="hybridMultilevel"/>
    <w:tmpl w:val="DDB056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D1344"/>
    <w:multiLevelType w:val="hybridMultilevel"/>
    <w:tmpl w:val="A1CA7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AD1985"/>
    <w:multiLevelType w:val="multilevel"/>
    <w:tmpl w:val="70640C5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37439D0"/>
    <w:multiLevelType w:val="hybridMultilevel"/>
    <w:tmpl w:val="3EE65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4A7A4F"/>
    <w:multiLevelType w:val="hybridMultilevel"/>
    <w:tmpl w:val="E7568A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45B04"/>
    <w:multiLevelType w:val="multilevel"/>
    <w:tmpl w:val="F1748CF6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76265FC6"/>
    <w:multiLevelType w:val="hybridMultilevel"/>
    <w:tmpl w:val="13EE18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6515C4"/>
    <w:multiLevelType w:val="hybridMultilevel"/>
    <w:tmpl w:val="7AE2A0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4"/>
  </w:num>
  <w:num w:numId="5">
    <w:abstractNumId w:val="6"/>
  </w:num>
  <w:num w:numId="6">
    <w:abstractNumId w:val="1"/>
  </w:num>
  <w:num w:numId="7">
    <w:abstractNumId w:val="3"/>
  </w:num>
  <w:num w:numId="8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parecida Ferreira">
    <w15:presenceInfo w15:providerId="Windows Live" w15:userId="1b38a5bfa2288c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E0B"/>
    <w:rsid w:val="00094B41"/>
    <w:rsid w:val="00132E0B"/>
    <w:rsid w:val="0069313C"/>
    <w:rsid w:val="00DC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70E72"/>
  <w15:docId w15:val="{975B0A00-D4B7-434A-8BA7-03584BF3A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1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6" w:qFormat="1"/>
    <w:lsdException w:name="caption" w:uiPriority="6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pPr>
      <w:spacing w:after="160" w:line="259" w:lineRule="auto"/>
    </w:pPr>
    <w:rPr>
      <w:rFonts w:ascii="Calibri" w:hAnsi="Calibri" w:cs="Calibri"/>
      <w:sz w:val="22"/>
      <w:szCs w:val="22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uiPriority w:val="99"/>
    <w:qFormat/>
    <w:rPr>
      <w:color w:val="0000FF"/>
      <w:u w:val="single"/>
    </w:rPr>
  </w:style>
  <w:style w:type="character" w:customStyle="1" w:styleId="Recuodecorpodetexto3Char">
    <w:name w:val="Recuo de corpo de texto 3 Char"/>
    <w:uiPriority w:val="6"/>
    <w:qFormat/>
    <w:rPr>
      <w:rFonts w:ascii="Arial" w:eastAsia="Times New Roman" w:hAnsi="Arial" w:cs="Arial"/>
      <w:sz w:val="24"/>
    </w:rPr>
  </w:style>
  <w:style w:type="character" w:customStyle="1" w:styleId="CabealhoChar">
    <w:name w:val="Cabeçalho Char"/>
    <w:uiPriority w:val="6"/>
    <w:qFormat/>
    <w:rPr>
      <w:rFonts w:eastAsia="Times New Roman" w:cs="Calibri"/>
      <w:sz w:val="22"/>
      <w:szCs w:val="22"/>
    </w:rPr>
  </w:style>
  <w:style w:type="character" w:customStyle="1" w:styleId="TextodebaloChar">
    <w:name w:val="Texto de balão Char"/>
    <w:uiPriority w:val="7"/>
    <w:qFormat/>
    <w:rPr>
      <w:rFonts w:ascii="Tahoma" w:eastAsia="Times New Roman" w:hAnsi="Tahoma" w:cs="Tahoma"/>
      <w:sz w:val="16"/>
      <w:szCs w:val="16"/>
    </w:rPr>
  </w:style>
  <w:style w:type="character" w:customStyle="1" w:styleId="WW8Num1z2">
    <w:name w:val="WW8Num1z2"/>
    <w:uiPriority w:val="3"/>
    <w:qFormat/>
    <w:rPr>
      <w:rFonts w:ascii="Wingdings" w:hAnsi="Wingdings" w:cs="Wingdings"/>
    </w:rPr>
  </w:style>
  <w:style w:type="character" w:customStyle="1" w:styleId="RodapChar">
    <w:name w:val="Rodapé Char"/>
    <w:uiPriority w:val="6"/>
    <w:qFormat/>
    <w:rPr>
      <w:rFonts w:eastAsia="Times New Roman" w:cs="Calibri"/>
      <w:sz w:val="22"/>
      <w:szCs w:val="22"/>
    </w:rPr>
  </w:style>
  <w:style w:type="character" w:customStyle="1" w:styleId="WW8Num1z0">
    <w:name w:val="WW8Num1z0"/>
    <w:uiPriority w:val="3"/>
    <w:qFormat/>
    <w:rPr>
      <w:rFonts w:ascii="Courier New" w:hAnsi="Courier New" w:cs="Courier New"/>
    </w:rPr>
  </w:style>
  <w:style w:type="character" w:customStyle="1" w:styleId="WW8Num1z3">
    <w:name w:val="WW8Num1z3"/>
    <w:uiPriority w:val="3"/>
    <w:qFormat/>
    <w:rPr>
      <w:rFonts w:ascii="Symbol" w:hAnsi="Symbol" w:cs="Symbol"/>
    </w:rPr>
  </w:style>
  <w:style w:type="character" w:customStyle="1" w:styleId="WW8Num2z0">
    <w:name w:val="WW8Num2z0"/>
    <w:uiPriority w:val="3"/>
    <w:qFormat/>
  </w:style>
  <w:style w:type="character" w:customStyle="1" w:styleId="Fontepargpadro1">
    <w:name w:val="Fonte parág. padrão1"/>
    <w:uiPriority w:val="6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uiPriority w:val="7"/>
    <w:qFormat/>
    <w:pPr>
      <w:spacing w:after="140" w:line="288" w:lineRule="auto"/>
    </w:pPr>
  </w:style>
  <w:style w:type="paragraph" w:styleId="Lista">
    <w:name w:val="List"/>
    <w:basedOn w:val="Corpodetexto"/>
    <w:uiPriority w:val="7"/>
    <w:qFormat/>
    <w:rPr>
      <w:rFonts w:cs="FreeSans"/>
    </w:rPr>
  </w:style>
  <w:style w:type="paragraph" w:styleId="Legenda">
    <w:name w:val="caption"/>
    <w:basedOn w:val="Normal"/>
    <w:next w:val="Normal"/>
    <w:uiPriority w:val="6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FreeSans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Rodap">
    <w:name w:val="foot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customStyle="1" w:styleId="Ttulo1">
    <w:name w:val="Título1"/>
    <w:basedOn w:val="Normal"/>
    <w:next w:val="Corpodetexto"/>
    <w:uiPriority w:val="7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customStyle="1" w:styleId="Contedodatabela">
    <w:name w:val="Conteúdo da tabela"/>
    <w:basedOn w:val="Normal"/>
    <w:uiPriority w:val="6"/>
    <w:qFormat/>
    <w:pPr>
      <w:suppressLineNumbers/>
    </w:pPr>
  </w:style>
  <w:style w:type="paragraph" w:customStyle="1" w:styleId="Ttulodetabela">
    <w:name w:val="Título de tabela"/>
    <w:basedOn w:val="Contedodatabela"/>
    <w:uiPriority w:val="7"/>
    <w:qFormat/>
    <w:pPr>
      <w:jc w:val="center"/>
    </w:pPr>
    <w:rPr>
      <w:b/>
      <w:bCs/>
    </w:rPr>
  </w:style>
  <w:style w:type="paragraph" w:customStyle="1" w:styleId="Recuodecorpodetexto31">
    <w:name w:val="Recuo de corpo de texto 31"/>
    <w:basedOn w:val="Normal"/>
    <w:uiPriority w:val="6"/>
    <w:qFormat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Textodebalo1">
    <w:name w:val="Texto de balão1"/>
    <w:basedOn w:val="Normal"/>
    <w:uiPriority w:val="7"/>
    <w:qFormat/>
    <w:rPr>
      <w:rFonts w:ascii="Tahoma" w:hAnsi="Tahoma" w:cs="Times New Roman"/>
      <w:sz w:val="16"/>
      <w:szCs w:val="16"/>
    </w:rPr>
  </w:style>
  <w:style w:type="table" w:styleId="Tabelacomgrade">
    <w:name w:val="Table Grid"/>
    <w:basedOn w:val="Tabelanormal"/>
    <w:rsid w:val="00812A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rsid w:val="0069313C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9313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69313C"/>
    <w:rPr>
      <w:rFonts w:ascii="Calibri" w:hAnsi="Calibri" w:cs="Calibri"/>
      <w:lang w:eastAsia="zh-CN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6931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69313C"/>
    <w:rPr>
      <w:rFonts w:ascii="Calibri" w:hAnsi="Calibri" w:cs="Calibri"/>
      <w:b/>
      <w:bCs/>
      <w:lang w:eastAsia="zh-CN"/>
    </w:rPr>
  </w:style>
  <w:style w:type="paragraph" w:styleId="Textodebalo">
    <w:name w:val="Balloon Text"/>
    <w:basedOn w:val="Normal"/>
    <w:link w:val="TextodebaloChar1"/>
    <w:rsid w:val="006931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1">
    <w:name w:val="Texto de balão Char1"/>
    <w:basedOn w:val="Fontepargpadro"/>
    <w:link w:val="Textodebalo"/>
    <w:rsid w:val="0069313C"/>
    <w:rPr>
      <w:rFonts w:ascii="Segoe UI" w:hAnsi="Segoe UI" w:cs="Segoe UI"/>
      <w:sz w:val="18"/>
      <w:szCs w:val="18"/>
      <w:lang w:eastAsia="zh-CN"/>
    </w:rPr>
  </w:style>
  <w:style w:type="paragraph" w:styleId="PargrafodaLista">
    <w:name w:val="List Paragraph"/>
    <w:basedOn w:val="Normal"/>
    <w:uiPriority w:val="99"/>
    <w:rsid w:val="006931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microsoft.com/office/2011/relationships/people" Target="people.xml"/><Relationship Id="rId10" Type="http://schemas.openxmlformats.org/officeDocument/2006/relationships/comments" Target="comments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hyperlink" Target="http://cdn.novo.qedu.org.br/escola/41071026-carmelo-perrone-c-e-pe-ef-m-profis" TargetMode="External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6DB095C-0E81-4A5F-97C2-E25C3649A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1422</Words>
  <Characters>7685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740.ch sg2</dc:creator>
  <dc:description/>
  <cp:lastModifiedBy>Aparecida Ferreira</cp:lastModifiedBy>
  <cp:revision>2</cp:revision>
  <cp:lastPrinted>2013-03-13T16:42:00Z</cp:lastPrinted>
  <dcterms:created xsi:type="dcterms:W3CDTF">2024-03-12T21:54:00Z</dcterms:created>
  <dcterms:modified xsi:type="dcterms:W3CDTF">2024-03-12T21:54:00Z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1046-11.1.0.9505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